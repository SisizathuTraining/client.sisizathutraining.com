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Style13"/>
        <w:tblpPr w:leftFromText="180" w:rightFromText="180" w:vertAnchor="page" w:horzAnchor="margin" w:tblpXSpec="center" w:tblpY="1513"/>
        <w:tblW w:w="16160" w:type="dxa"/>
        <w:tblLayout w:type="fixed"/>
        <w:tblLook w:val="04A0" w:firstRow="1" w:lastRow="0" w:firstColumn="1" w:lastColumn="0" w:noHBand="0" w:noVBand="1"/>
      </w:tblPr>
      <w:tblGrid>
        <w:gridCol w:w="1271"/>
        <w:gridCol w:w="1276"/>
        <w:gridCol w:w="1564"/>
        <w:gridCol w:w="1560"/>
        <w:gridCol w:w="3685"/>
        <w:gridCol w:w="1559"/>
        <w:gridCol w:w="5245"/>
      </w:tblGrid>
      <w:tr w:rsidR="0096767A" w:rsidRPr="00961398" w14:paraId="62265B8F" w14:textId="77777777" w:rsidTr="002703E9">
        <w:trPr>
          <w:gridAfter w:val="2"/>
          <w:wAfter w:w="6804" w:type="dxa"/>
          <w:trHeight w:val="608"/>
        </w:trPr>
        <w:tc>
          <w:tcPr>
            <w:tcW w:w="935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C63B72C" w14:textId="77777777" w:rsidR="0096767A" w:rsidRPr="00961398" w:rsidRDefault="0096767A" w:rsidP="002703E9">
            <w:pPr>
              <w:rPr>
                <w:rFonts w:ascii="Calibri" w:eastAsia="Cambria" w:hAnsi="Calibri" w:cs="Calibri"/>
                <w:b/>
              </w:rPr>
            </w:pPr>
          </w:p>
          <w:p w14:paraId="6876BAFE" w14:textId="3D1BFFE2" w:rsidR="0096767A" w:rsidRPr="00961398" w:rsidRDefault="0096767A" w:rsidP="002703E9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961398"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>
              <w:rPr>
                <w:rFonts w:ascii="Calibri" w:eastAsia="Cambria" w:hAnsi="Calibri" w:cs="Calibri"/>
                <w:b/>
              </w:rPr>
              <w:t>1</w:t>
            </w:r>
            <w:r w:rsidR="00B4056A">
              <w:rPr>
                <w:rFonts w:ascii="Calibri" w:eastAsia="Cambria" w:hAnsi="Calibri" w:cs="Calibri"/>
                <w:b/>
              </w:rPr>
              <w:t>7</w:t>
            </w:r>
            <w:r w:rsidRPr="00961398">
              <w:rPr>
                <w:rFonts w:ascii="Calibri" w:eastAsia="Cambria" w:hAnsi="Calibri" w:cs="Calibri"/>
                <w:b/>
              </w:rPr>
              <w:t>/0</w:t>
            </w:r>
            <w:r>
              <w:rPr>
                <w:rFonts w:ascii="Calibri" w:eastAsia="Cambria" w:hAnsi="Calibri" w:cs="Calibri"/>
                <w:b/>
              </w:rPr>
              <w:t>4</w:t>
            </w:r>
            <w:r w:rsidRPr="00961398">
              <w:rPr>
                <w:rFonts w:ascii="Calibri" w:eastAsia="Cambria" w:hAnsi="Calibri" w:cs="Calibri"/>
                <w:b/>
              </w:rPr>
              <w:t>/2024</w:t>
            </w:r>
          </w:p>
          <w:p w14:paraId="2DF0A254" w14:textId="77777777" w:rsidR="0096767A" w:rsidRPr="00961398" w:rsidRDefault="0096767A" w:rsidP="002703E9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961398">
              <w:rPr>
                <w:rFonts w:ascii="Calibri" w:eastAsia="Cambria" w:hAnsi="Calibri" w:cs="Calibri"/>
                <w:b/>
              </w:rPr>
              <w:t xml:space="preserve">FACILITATOR NAME: </w:t>
            </w:r>
            <w:r w:rsidRPr="00961398">
              <w:rPr>
                <w:rFonts w:ascii="Calibri" w:eastAsia="Cambria" w:hAnsi="Calibri" w:cs="Calibri"/>
                <w:b/>
                <w:lang w:val="en-ZA"/>
              </w:rPr>
              <w:t>EMMANUEL MHLANGA</w:t>
            </w:r>
          </w:p>
          <w:p w14:paraId="03903441" w14:textId="309DB743" w:rsidR="0096767A" w:rsidRPr="00961398" w:rsidRDefault="0096767A" w:rsidP="002703E9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961398">
              <w:rPr>
                <w:rFonts w:ascii="Calibri" w:eastAsia="Cambria" w:hAnsi="Calibri" w:cs="Calibri"/>
                <w:b/>
              </w:rPr>
              <w:t xml:space="preserve">LP/ UNIT STANDARD: </w:t>
            </w:r>
            <w:r w:rsidRPr="00961398">
              <w:rPr>
                <w:rFonts w:ascii="Calibri" w:eastAsia="Cambria" w:hAnsi="Calibri" w:cs="Calibri"/>
                <w:b/>
                <w:lang w:val="en-ZA"/>
              </w:rPr>
              <w:t xml:space="preserve">LP </w:t>
            </w:r>
            <w:r>
              <w:rPr>
                <w:rFonts w:ascii="Calibri" w:eastAsia="Cambria" w:hAnsi="Calibri" w:cs="Calibri"/>
                <w:b/>
                <w:lang w:val="en-ZA"/>
              </w:rPr>
              <w:t>2</w:t>
            </w:r>
            <w:r w:rsidRPr="00961398">
              <w:rPr>
                <w:rFonts w:ascii="Calibri" w:eastAsia="Cambria" w:hAnsi="Calibri" w:cs="Calibri"/>
                <w:b/>
                <w:lang w:val="en-ZA"/>
              </w:rPr>
              <w:t xml:space="preserve"> – </w:t>
            </w:r>
            <w:r w:rsidR="008E248B">
              <w:rPr>
                <w:rFonts w:ascii="Calibri" w:eastAsia="Cambria" w:hAnsi="Calibri" w:cs="Calibri"/>
                <w:b/>
                <w:lang w:val="en-ZA"/>
              </w:rPr>
              <w:t>8962</w:t>
            </w:r>
          </w:p>
          <w:p w14:paraId="4E315CE2" w14:textId="77777777" w:rsidR="0096767A" w:rsidRPr="00961398" w:rsidRDefault="0096767A" w:rsidP="002703E9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961398">
              <w:rPr>
                <w:rFonts w:ascii="Calibri" w:eastAsia="Cambria" w:hAnsi="Calibri" w:cs="Calibri"/>
                <w:b/>
              </w:rPr>
              <w:t>PROGRAMME: NATIONAL CERTIFICATE: NEW VENTURE CREATION NQF 2</w:t>
            </w:r>
          </w:p>
          <w:p w14:paraId="56C51794" w14:textId="77777777" w:rsidR="0096767A" w:rsidRPr="00961398" w:rsidRDefault="0096767A" w:rsidP="002703E9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96767A" w:rsidRPr="00961398" w14:paraId="574B2B6C" w14:textId="77777777" w:rsidTr="002703E9">
        <w:trPr>
          <w:trHeight w:val="60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4937222" w14:textId="77777777" w:rsidR="0096767A" w:rsidRPr="00961398" w:rsidRDefault="0096767A" w:rsidP="002703E9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578E85D9" w14:textId="77777777" w:rsidR="0096767A" w:rsidRPr="00961398" w:rsidRDefault="0096767A" w:rsidP="002703E9">
            <w:pPr>
              <w:jc w:val="center"/>
              <w:rPr>
                <w:rFonts w:ascii="Calibri" w:eastAsia="Cambria" w:hAnsi="Calibri" w:cs="Calibri"/>
                <w:b/>
              </w:rPr>
            </w:pPr>
            <w:r w:rsidRPr="00961398">
              <w:rPr>
                <w:rFonts w:ascii="Calibri" w:eastAsia="Cambria" w:hAnsi="Calibri" w:cs="Calibri"/>
                <w:b/>
              </w:rPr>
              <w:t>Surname</w:t>
            </w:r>
          </w:p>
          <w:p w14:paraId="11B1CDA5" w14:textId="77777777" w:rsidR="0096767A" w:rsidRPr="00961398" w:rsidRDefault="0096767A" w:rsidP="002703E9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D2AF76C" w14:textId="77777777" w:rsidR="0096767A" w:rsidRPr="00961398" w:rsidRDefault="0096767A" w:rsidP="002703E9">
            <w:pPr>
              <w:jc w:val="center"/>
              <w:rPr>
                <w:rFonts w:ascii="Calibri" w:eastAsia="Cambria" w:hAnsi="Calibri" w:cs="Calibri"/>
                <w:b/>
              </w:rPr>
            </w:pPr>
            <w:r w:rsidRPr="00961398"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462EB30" w14:textId="77777777" w:rsidR="0096767A" w:rsidRPr="00961398" w:rsidRDefault="0096767A" w:rsidP="002703E9">
            <w:pPr>
              <w:jc w:val="center"/>
              <w:rPr>
                <w:rFonts w:ascii="Calibri" w:eastAsia="Cambria" w:hAnsi="Calibri" w:cs="Calibri"/>
                <w:b/>
              </w:rPr>
            </w:pPr>
            <w:r w:rsidRPr="00961398"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1E55B25" w14:textId="77777777" w:rsidR="0096767A" w:rsidRPr="00961398" w:rsidRDefault="0096767A" w:rsidP="002703E9">
            <w:pPr>
              <w:jc w:val="center"/>
              <w:rPr>
                <w:rFonts w:ascii="Calibri" w:eastAsia="Cambria" w:hAnsi="Calibri" w:cs="Calibri"/>
                <w:b/>
              </w:rPr>
            </w:pPr>
            <w:r w:rsidRPr="00961398"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6E65196" w14:textId="77777777" w:rsidR="0096767A" w:rsidRPr="00961398" w:rsidRDefault="0096767A" w:rsidP="002703E9">
            <w:pPr>
              <w:jc w:val="center"/>
              <w:rPr>
                <w:rFonts w:ascii="Calibri" w:eastAsia="Cambria" w:hAnsi="Calibri" w:cs="Calibri"/>
                <w:b/>
              </w:rPr>
            </w:pPr>
            <w:r w:rsidRPr="00961398"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CD4DBB5" w14:textId="77777777" w:rsidR="0096767A" w:rsidRPr="00961398" w:rsidRDefault="0096767A" w:rsidP="002703E9">
            <w:pPr>
              <w:jc w:val="center"/>
              <w:rPr>
                <w:rFonts w:ascii="Calibri" w:eastAsia="Cambria" w:hAnsi="Calibri" w:cs="Calibri"/>
                <w:b/>
              </w:rPr>
            </w:pPr>
            <w:r w:rsidRPr="00961398"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CFD9507" w14:textId="77777777" w:rsidR="0096767A" w:rsidRPr="00961398" w:rsidRDefault="0096767A" w:rsidP="002703E9">
            <w:pPr>
              <w:jc w:val="center"/>
              <w:rPr>
                <w:rFonts w:ascii="Calibri" w:eastAsia="Cambria" w:hAnsi="Calibri" w:cs="Calibri"/>
                <w:b/>
              </w:rPr>
            </w:pPr>
            <w:r w:rsidRPr="00961398"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96767A" w:rsidRPr="00DD77D2" w14:paraId="1034EDD6" w14:textId="77777777" w:rsidTr="002703E9">
        <w:trPr>
          <w:trHeight w:val="609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DAE11" w14:textId="77777777" w:rsidR="0096767A" w:rsidRPr="00961398" w:rsidRDefault="0096767A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Bembe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BA83A" w14:textId="77777777" w:rsidR="0096767A" w:rsidRPr="00961398" w:rsidRDefault="0096767A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961398">
              <w:rPr>
                <w:rFonts w:ascii="Calibri" w:eastAsia="Cambria" w:hAnsi="Calibri" w:cs="Calibri"/>
                <w:bCs/>
              </w:rPr>
              <w:t>Nombuso</w:t>
            </w:r>
            <w:proofErr w:type="spellEnd"/>
            <w:r w:rsidRPr="00961398">
              <w:rPr>
                <w:rFonts w:ascii="Calibri" w:eastAsia="Cambria" w:hAnsi="Calibri" w:cs="Calibri"/>
                <w:bCs/>
              </w:rPr>
              <w:t xml:space="preserve"> Mahitha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1A233" w14:textId="77777777" w:rsidR="0096767A" w:rsidRPr="00961398" w:rsidRDefault="0096767A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56082BEF" w14:textId="77777777" w:rsidR="0096767A" w:rsidRPr="00961398" w:rsidRDefault="0096767A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A4C83" w14:textId="77777777" w:rsidR="0096767A" w:rsidRPr="00961398" w:rsidRDefault="0096767A" w:rsidP="002703E9">
            <w:pPr>
              <w:jc w:val="center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  <w:lang w:val="en-ZA"/>
              </w:rPr>
              <w:t>25</w:t>
            </w:r>
            <w:r w:rsidRPr="00961398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A60B84" w14:textId="77777777" w:rsidR="0096767A" w:rsidRPr="00961398" w:rsidRDefault="0096767A" w:rsidP="002703E9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49D33" w14:textId="77777777" w:rsidR="0096767A" w:rsidRPr="00961398" w:rsidRDefault="0096767A" w:rsidP="002703E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  <w:p w14:paraId="68DF63A0" w14:textId="77777777" w:rsidR="0096767A" w:rsidRPr="00961398" w:rsidRDefault="0096767A" w:rsidP="002703E9">
            <w:pPr>
              <w:jc w:val="center"/>
              <w:rPr>
                <w:rFonts w:ascii="Calibri" w:eastAsia="Cambria" w:hAnsi="Calibri" w:cs="Calibri"/>
              </w:rPr>
            </w:pP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DD082" w14:textId="7B3F1344" w:rsidR="0096767A" w:rsidRPr="00DD77D2" w:rsidRDefault="0096767A" w:rsidP="002703E9">
            <w:pPr>
              <w:ind w:left="145"/>
              <w:rPr>
                <w:rFonts w:ascii="Calibri" w:hAnsi="Calibri" w:cs="Calibri"/>
                <w:lang w:val="en-ZA"/>
              </w:rPr>
            </w:pPr>
            <w:r w:rsidRPr="00961398">
              <w:rPr>
                <w:rFonts w:ascii="Calibri" w:hAnsi="Calibri" w:cs="Calibri"/>
              </w:rPr>
              <w:t>LP</w:t>
            </w:r>
            <w:r>
              <w:rPr>
                <w:rFonts w:ascii="Calibri" w:hAnsi="Calibri" w:cs="Calibri"/>
              </w:rPr>
              <w:t>2</w:t>
            </w:r>
            <w:r w:rsidRPr="00961398">
              <w:rPr>
                <w:rFonts w:ascii="Calibri" w:hAnsi="Calibri" w:cs="Calibri"/>
              </w:rPr>
              <w:t xml:space="preserve">: </w:t>
            </w:r>
            <w:r w:rsidR="00B462D1">
              <w:rPr>
                <w:rFonts w:ascii="Calibri" w:hAnsi="Calibri" w:cs="Calibri"/>
              </w:rPr>
              <w:t>8962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96767A" w:rsidRPr="00DD77D2" w14:paraId="543009CD" w14:textId="77777777" w:rsidTr="002703E9">
        <w:trPr>
          <w:trHeight w:val="68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4DFB7" w14:textId="77777777" w:rsidR="0096767A" w:rsidRPr="00961398" w:rsidRDefault="0096767A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Kunene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57596E" w14:textId="77777777" w:rsidR="0096767A" w:rsidRPr="00961398" w:rsidRDefault="0096767A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961398">
              <w:rPr>
                <w:rFonts w:ascii="Calibri" w:eastAsia="Cambria" w:hAnsi="Calibri" w:cs="Calibri"/>
                <w:bCs/>
              </w:rPr>
              <w:t>Nkosikhona</w:t>
            </w:r>
            <w:proofErr w:type="spellEnd"/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EA4A9" w14:textId="77777777" w:rsidR="0096767A" w:rsidRPr="00961398" w:rsidRDefault="0096767A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6DCF96BF" w14:textId="77777777" w:rsidR="0096767A" w:rsidRPr="00961398" w:rsidRDefault="0096767A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715CC" w14:textId="77777777" w:rsidR="0096767A" w:rsidRPr="00961398" w:rsidRDefault="0096767A" w:rsidP="002703E9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25</w:t>
            </w:r>
            <w:r w:rsidRPr="00961398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C090E" w14:textId="4DFF07C1" w:rsidR="0096767A" w:rsidRPr="00961398" w:rsidRDefault="0096767A" w:rsidP="002703E9">
            <w:pPr>
              <w:ind w:left="133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The learner </w:t>
            </w:r>
            <w:r w:rsidR="00261154">
              <w:rPr>
                <w:rFonts w:ascii="Calibri" w:hAnsi="Calibri" w:cs="Calibri"/>
              </w:rPr>
              <w:t>managed to</w:t>
            </w:r>
            <w:r>
              <w:rPr>
                <w:rFonts w:ascii="Calibri" w:hAnsi="Calibri" w:cs="Calibri"/>
              </w:rPr>
              <w:t xml:space="preserve"> complete all the activities that were scheduled for him to complete.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41EAD" w14:textId="17FB94E3" w:rsidR="0096767A" w:rsidRPr="00961398" w:rsidRDefault="0096767A" w:rsidP="002703E9">
            <w:pPr>
              <w:jc w:val="center"/>
              <w:rPr>
                <w:rFonts w:ascii="Calibri" w:eastAsia="Cambria" w:hAnsi="Calibri" w:cs="Calibri"/>
              </w:rPr>
            </w:pPr>
            <w:r w:rsidRPr="00961398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99C5B" w14:textId="7EF604AF" w:rsidR="0096767A" w:rsidRPr="00DD77D2" w:rsidRDefault="0033185D" w:rsidP="002703E9">
            <w:pPr>
              <w:ind w:left="145" w:firstLine="3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</w:rPr>
              <w:t>LP</w:t>
            </w:r>
            <w:r>
              <w:rPr>
                <w:rFonts w:ascii="Calibri" w:hAnsi="Calibri" w:cs="Calibri"/>
              </w:rPr>
              <w:t>2</w:t>
            </w:r>
            <w:r w:rsidRPr="00961398">
              <w:rPr>
                <w:rFonts w:ascii="Calibri" w:hAnsi="Calibri" w:cs="Calibri"/>
              </w:rPr>
              <w:t xml:space="preserve">: </w:t>
            </w:r>
            <w:r w:rsidR="001756E1">
              <w:rPr>
                <w:rFonts w:ascii="Calibri" w:hAnsi="Calibri" w:cs="Calibri"/>
              </w:rPr>
              <w:t>113924,</w:t>
            </w:r>
            <w:ins w:id="0" w:author="Microsoft Word" w:date="2024-04-17T15:05:00Z">
              <w:r w:rsidR="001756E1">
                <w:rPr>
                  <w:rFonts w:ascii="Calibri" w:hAnsi="Calibri" w:cs="Calibri"/>
                </w:rPr>
                <w:t xml:space="preserve"> </w:t>
              </w:r>
              <w:r w:rsidR="00A81577" w:rsidRPr="00FF04BE">
                <w:rPr>
                  <w:rFonts w:ascii="Calibri" w:hAnsi="Calibri" w:cs="Calibri"/>
                </w:rPr>
                <w:t>114959 &amp;</w:t>
              </w:r>
            </w:ins>
            <w:r w:rsidR="00A81577" w:rsidRPr="00FF04BE">
              <w:rPr>
                <w:rFonts w:ascii="Calibri" w:hAnsi="Calibri" w:cs="Calibri"/>
              </w:rPr>
              <w:t xml:space="preserve"> </w:t>
            </w:r>
            <w:r w:rsidRPr="00FF04BE">
              <w:rPr>
                <w:rFonts w:ascii="Calibri" w:hAnsi="Calibri" w:cs="Calibri"/>
              </w:rPr>
              <w:t>8962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96767A" w:rsidRPr="00DD77D2" w14:paraId="57120CD7" w14:textId="77777777" w:rsidTr="002703E9">
        <w:trPr>
          <w:trHeight w:val="6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F4E6E6" w14:textId="77777777" w:rsidR="0096767A" w:rsidRPr="00961398" w:rsidRDefault="0096767A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961398">
              <w:rPr>
                <w:rFonts w:ascii="Calibri" w:eastAsia="Cambria" w:hAnsi="Calibri" w:cs="Calibri"/>
                <w:bCs/>
              </w:rPr>
              <w:t>Macheke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B4AE5D7" w14:textId="77777777" w:rsidR="0096767A" w:rsidRPr="00961398" w:rsidRDefault="0096767A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961398">
              <w:rPr>
                <w:rFonts w:ascii="Calibri" w:eastAsia="Cambria" w:hAnsi="Calibri" w:cs="Calibri"/>
                <w:bCs/>
              </w:rPr>
              <w:t>Potlako</w:t>
            </w:r>
            <w:proofErr w:type="spellEnd"/>
            <w:r w:rsidRPr="00961398">
              <w:rPr>
                <w:rFonts w:ascii="Calibri" w:eastAsia="Cambria" w:hAnsi="Calibri" w:cs="Calibri"/>
                <w:bCs/>
              </w:rPr>
              <w:t xml:space="preserve"> Betty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3602C3E" w14:textId="77777777" w:rsidR="0096767A" w:rsidRPr="00961398" w:rsidRDefault="0096767A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5B8E16C5" w14:textId="77777777" w:rsidR="0096767A" w:rsidRPr="00961398" w:rsidRDefault="0096767A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0C7202" w14:textId="77777777" w:rsidR="0096767A" w:rsidRPr="00961398" w:rsidRDefault="0096767A" w:rsidP="002703E9">
            <w:pPr>
              <w:jc w:val="center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  <w:lang w:val="en-ZA"/>
              </w:rPr>
              <w:t>25</w:t>
            </w:r>
            <w:r w:rsidRPr="00961398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97EACE3" w14:textId="77777777" w:rsidR="0096767A" w:rsidRPr="00961398" w:rsidRDefault="0096767A" w:rsidP="002703E9">
            <w:pPr>
              <w:ind w:left="133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B6B8A" w14:textId="77777777" w:rsidR="0096767A" w:rsidRPr="00961398" w:rsidRDefault="0096767A" w:rsidP="002703E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0195657" w14:textId="1C7A7365" w:rsidR="0096767A" w:rsidRPr="00DD77D2" w:rsidRDefault="00B462D1" w:rsidP="002703E9">
            <w:pPr>
              <w:ind w:left="145" w:firstLine="3"/>
              <w:rPr>
                <w:rFonts w:ascii="Calibri" w:hAnsi="Calibri" w:cs="Calibri"/>
                <w:color w:val="000000"/>
              </w:rPr>
            </w:pPr>
            <w:r w:rsidRPr="00961398">
              <w:rPr>
                <w:rFonts w:ascii="Calibri" w:hAnsi="Calibri" w:cs="Calibri"/>
              </w:rPr>
              <w:t>LP</w:t>
            </w:r>
            <w:r>
              <w:rPr>
                <w:rFonts w:ascii="Calibri" w:hAnsi="Calibri" w:cs="Calibri"/>
              </w:rPr>
              <w:t>2</w:t>
            </w:r>
            <w:r w:rsidRPr="00961398">
              <w:rPr>
                <w:rFonts w:ascii="Calibri" w:hAnsi="Calibri" w:cs="Calibri"/>
              </w:rPr>
              <w:t xml:space="preserve">: </w:t>
            </w:r>
            <w:r>
              <w:rPr>
                <w:rFonts w:ascii="Calibri" w:hAnsi="Calibri" w:cs="Calibri"/>
              </w:rPr>
              <w:t>8962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96767A" w:rsidRPr="00DD77D2" w14:paraId="5B6A02E1" w14:textId="77777777" w:rsidTr="002703E9">
        <w:trPr>
          <w:trHeight w:val="71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8367A6" w14:textId="77777777" w:rsidR="0096767A" w:rsidRPr="00961398" w:rsidRDefault="0096767A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961398">
              <w:rPr>
                <w:rFonts w:ascii="Calibri" w:eastAsia="Cambria" w:hAnsi="Calibri" w:cs="Calibri"/>
                <w:bCs/>
              </w:rPr>
              <w:t>Manyike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C3973" w14:textId="77777777" w:rsidR="0096767A" w:rsidRPr="00961398" w:rsidRDefault="0096767A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Palesa Hazel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A4CB12" w14:textId="77777777" w:rsidR="0096767A" w:rsidRPr="00961398" w:rsidRDefault="0096767A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7A0F204B" w14:textId="77777777" w:rsidR="0096767A" w:rsidRPr="00961398" w:rsidRDefault="0096767A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156C446" w14:textId="77777777" w:rsidR="0096767A" w:rsidRPr="00961398" w:rsidRDefault="0096767A" w:rsidP="002703E9">
            <w:pPr>
              <w:jc w:val="center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  <w:lang w:val="en-ZA"/>
              </w:rPr>
              <w:t>25</w:t>
            </w:r>
            <w:r w:rsidRPr="00961398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8B481FA" w14:textId="77777777" w:rsidR="0096767A" w:rsidRPr="00961398" w:rsidRDefault="0096767A" w:rsidP="002703E9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FEB37C6" w14:textId="77777777" w:rsidR="0096767A" w:rsidRPr="00961398" w:rsidRDefault="0096767A" w:rsidP="002703E9">
            <w:pPr>
              <w:jc w:val="center"/>
              <w:rPr>
                <w:rFonts w:ascii="Calibri" w:eastAsia="Cambria" w:hAnsi="Calibri" w:cs="Calibri"/>
              </w:rPr>
            </w:pPr>
            <w:r w:rsidRPr="00961398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C78C9C" w14:textId="27441DAE" w:rsidR="0096767A" w:rsidRPr="00DD77D2" w:rsidRDefault="00B462D1" w:rsidP="002703E9">
            <w:pPr>
              <w:ind w:left="145" w:firstLine="3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</w:rPr>
              <w:t>LP</w:t>
            </w:r>
            <w:r>
              <w:rPr>
                <w:rFonts w:ascii="Calibri" w:hAnsi="Calibri" w:cs="Calibri"/>
              </w:rPr>
              <w:t>2</w:t>
            </w:r>
            <w:r w:rsidRPr="00961398">
              <w:rPr>
                <w:rFonts w:ascii="Calibri" w:hAnsi="Calibri" w:cs="Calibri"/>
              </w:rPr>
              <w:t xml:space="preserve">: </w:t>
            </w:r>
            <w:r>
              <w:rPr>
                <w:rFonts w:ascii="Calibri" w:hAnsi="Calibri" w:cs="Calibri"/>
              </w:rPr>
              <w:t>8962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96767A" w:rsidRPr="00DD77D2" w14:paraId="6F745854" w14:textId="77777777" w:rsidTr="002703E9">
        <w:trPr>
          <w:trHeight w:val="71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FD5326" w14:textId="77777777" w:rsidR="0096767A" w:rsidRPr="00961398" w:rsidRDefault="0096767A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Maseko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D6B9160" w14:textId="77777777" w:rsidR="0096767A" w:rsidRPr="00961398" w:rsidRDefault="0096767A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961398">
              <w:rPr>
                <w:rFonts w:ascii="Calibri" w:eastAsia="Cambria" w:hAnsi="Calibri" w:cs="Calibri"/>
                <w:bCs/>
              </w:rPr>
              <w:t>Kamogelo</w:t>
            </w:r>
            <w:proofErr w:type="spellEnd"/>
            <w:r w:rsidRPr="00961398">
              <w:rPr>
                <w:rFonts w:ascii="Calibri" w:eastAsia="Cambria" w:hAnsi="Calibri" w:cs="Calibri"/>
                <w:bCs/>
              </w:rPr>
              <w:t xml:space="preserve"> Precious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2B4EF08" w14:textId="77777777" w:rsidR="0096767A" w:rsidRPr="00961398" w:rsidRDefault="0096767A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0242FA20" w14:textId="77777777" w:rsidR="0096767A" w:rsidRPr="00961398" w:rsidRDefault="0096767A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E824689" w14:textId="77777777" w:rsidR="0096767A" w:rsidRPr="00961398" w:rsidRDefault="0096767A" w:rsidP="002703E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hAnsi="Calibri" w:cs="Calibri"/>
                <w:lang w:val="en-ZA"/>
              </w:rPr>
              <w:t>25</w:t>
            </w:r>
            <w:r w:rsidRPr="00961398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6D8D65B" w14:textId="77777777" w:rsidR="0096767A" w:rsidRPr="00961398" w:rsidRDefault="0096767A" w:rsidP="002703E9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7A430B6" w14:textId="77777777" w:rsidR="0096767A" w:rsidRPr="00961398" w:rsidRDefault="0096767A" w:rsidP="002703E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0ED6CD1" w14:textId="7F674C59" w:rsidR="0096767A" w:rsidRPr="00DD77D2" w:rsidRDefault="00B462D1" w:rsidP="002703E9">
            <w:pPr>
              <w:ind w:left="145" w:firstLine="3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</w:rPr>
              <w:t>LP</w:t>
            </w:r>
            <w:r>
              <w:rPr>
                <w:rFonts w:ascii="Calibri" w:hAnsi="Calibri" w:cs="Calibri"/>
              </w:rPr>
              <w:t>2</w:t>
            </w:r>
            <w:r w:rsidRPr="00961398">
              <w:rPr>
                <w:rFonts w:ascii="Calibri" w:hAnsi="Calibri" w:cs="Calibri"/>
              </w:rPr>
              <w:t xml:space="preserve">: </w:t>
            </w:r>
            <w:r>
              <w:rPr>
                <w:rFonts w:ascii="Calibri" w:hAnsi="Calibri" w:cs="Calibri"/>
              </w:rPr>
              <w:t>8962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96767A" w:rsidRPr="00DD77D2" w14:paraId="491ED572" w14:textId="77777777" w:rsidTr="002703E9">
        <w:trPr>
          <w:trHeight w:val="71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6D7684" w14:textId="77777777" w:rsidR="0096767A" w:rsidRPr="00961398" w:rsidRDefault="0096767A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Mokoena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B68844A" w14:textId="77777777" w:rsidR="0096767A" w:rsidRPr="00961398" w:rsidRDefault="0096767A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Karabo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A7D8AA" w14:textId="77777777" w:rsidR="0096767A" w:rsidRPr="00961398" w:rsidRDefault="0096767A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592F93B3" w14:textId="77777777" w:rsidR="0096767A" w:rsidRPr="00961398" w:rsidRDefault="0096767A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421EBC" w14:textId="77777777" w:rsidR="0096767A" w:rsidRPr="00961398" w:rsidRDefault="0096767A" w:rsidP="002703E9">
            <w:pPr>
              <w:jc w:val="center"/>
              <w:rPr>
                <w:rFonts w:ascii="Calibri" w:hAnsi="Calibri" w:cs="Calibri"/>
                <w:lang w:val="en-ZA"/>
              </w:rPr>
            </w:pPr>
            <w:r w:rsidRPr="00961398"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0A1CA92" w14:textId="77777777" w:rsidR="0096767A" w:rsidRPr="00961398" w:rsidRDefault="0096767A" w:rsidP="002703E9">
            <w:pPr>
              <w:ind w:left="133"/>
              <w:rPr>
                <w:rFonts w:ascii="Calibri" w:hAnsi="Calibri" w:cs="Calibri"/>
              </w:rPr>
            </w:pPr>
            <w:r w:rsidRPr="00961398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9E50653" w14:textId="77777777" w:rsidR="0096767A" w:rsidRPr="00961398" w:rsidRDefault="0096767A" w:rsidP="002703E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2307C56" w14:textId="5D2E722F" w:rsidR="0096767A" w:rsidRPr="00DD77D2" w:rsidRDefault="00B462D1" w:rsidP="002703E9">
            <w:pPr>
              <w:ind w:left="145" w:firstLine="3"/>
              <w:rPr>
                <w:rFonts w:ascii="Calibri" w:hAnsi="Calibri" w:cs="Calibri"/>
              </w:rPr>
            </w:pPr>
            <w:r w:rsidRPr="00961398">
              <w:rPr>
                <w:rFonts w:ascii="Calibri" w:hAnsi="Calibri" w:cs="Calibri"/>
              </w:rPr>
              <w:t>LP</w:t>
            </w:r>
            <w:r>
              <w:rPr>
                <w:rFonts w:ascii="Calibri" w:hAnsi="Calibri" w:cs="Calibri"/>
              </w:rPr>
              <w:t>2</w:t>
            </w:r>
            <w:r w:rsidRPr="00961398">
              <w:rPr>
                <w:rFonts w:ascii="Calibri" w:hAnsi="Calibri" w:cs="Calibri"/>
              </w:rPr>
              <w:t xml:space="preserve">: </w:t>
            </w:r>
            <w:r>
              <w:rPr>
                <w:rFonts w:ascii="Calibri" w:hAnsi="Calibri" w:cs="Calibri"/>
              </w:rPr>
              <w:t>8962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96767A" w:rsidRPr="00DD77D2" w14:paraId="2F430948" w14:textId="77777777" w:rsidTr="002703E9">
        <w:trPr>
          <w:trHeight w:val="50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EF46F6" w14:textId="77777777" w:rsidR="0096767A" w:rsidRPr="00961398" w:rsidRDefault="0096767A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Mokolo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C822F51" w14:textId="77777777" w:rsidR="0096767A" w:rsidRPr="00961398" w:rsidRDefault="0096767A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961398">
              <w:rPr>
                <w:rFonts w:ascii="Calibri" w:eastAsia="Cambria" w:hAnsi="Calibri" w:cs="Calibri"/>
                <w:bCs/>
              </w:rPr>
              <w:t>Ntjere</w:t>
            </w:r>
            <w:proofErr w:type="spellEnd"/>
            <w:r w:rsidRPr="00961398">
              <w:rPr>
                <w:rFonts w:ascii="Calibri" w:eastAsia="Cambria" w:hAnsi="Calibri" w:cs="Calibri"/>
                <w:bCs/>
              </w:rPr>
              <w:t xml:space="preserve"> Pretty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95E4278" w14:textId="77777777" w:rsidR="0096767A" w:rsidRPr="00961398" w:rsidRDefault="0096767A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2028BBCE" w14:textId="77777777" w:rsidR="0096767A" w:rsidRPr="00961398" w:rsidRDefault="0096767A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5B988E1" w14:textId="77777777" w:rsidR="0096767A" w:rsidRPr="00961398" w:rsidRDefault="0096767A" w:rsidP="002703E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hAnsi="Calibri" w:cs="Calibri"/>
                <w:lang w:val="en-ZA"/>
              </w:rPr>
              <w:lastRenderedPageBreak/>
              <w:t>25</w:t>
            </w:r>
            <w:r w:rsidRPr="00961398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9C4FEAC" w14:textId="77777777" w:rsidR="0096767A" w:rsidRPr="00961398" w:rsidRDefault="0096767A" w:rsidP="002703E9">
            <w:pPr>
              <w:ind w:left="133"/>
              <w:rPr>
                <w:rFonts w:ascii="Calibri" w:hAnsi="Calibri" w:cs="Calibri"/>
              </w:rPr>
            </w:pPr>
            <w:r w:rsidRPr="00961398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56AEBA5" w14:textId="77777777" w:rsidR="0096767A" w:rsidRPr="00961398" w:rsidRDefault="0096767A" w:rsidP="002703E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DEE6A5" w14:textId="6B586556" w:rsidR="0096767A" w:rsidRPr="00DD77D2" w:rsidRDefault="00B462D1" w:rsidP="002703E9">
            <w:pPr>
              <w:ind w:left="145" w:firstLine="3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</w:rPr>
              <w:t>LP</w:t>
            </w:r>
            <w:r>
              <w:rPr>
                <w:rFonts w:ascii="Calibri" w:hAnsi="Calibri" w:cs="Calibri"/>
              </w:rPr>
              <w:t>2</w:t>
            </w:r>
            <w:r w:rsidRPr="00961398">
              <w:rPr>
                <w:rFonts w:ascii="Calibri" w:hAnsi="Calibri" w:cs="Calibri"/>
              </w:rPr>
              <w:t xml:space="preserve">: </w:t>
            </w:r>
            <w:r>
              <w:rPr>
                <w:rFonts w:ascii="Calibri" w:hAnsi="Calibri" w:cs="Calibri"/>
              </w:rPr>
              <w:t>8962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96767A" w:rsidRPr="00DD77D2" w14:paraId="21CA63E0" w14:textId="77777777" w:rsidTr="002703E9">
        <w:trPr>
          <w:trHeight w:val="50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C7D19E" w14:textId="77777777" w:rsidR="0096767A" w:rsidRPr="00961398" w:rsidRDefault="0096767A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961398">
              <w:rPr>
                <w:rFonts w:ascii="Calibri" w:eastAsia="Cambria" w:hAnsi="Calibri" w:cs="Calibri"/>
                <w:bCs/>
              </w:rPr>
              <w:t>Motlhamme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178A9" w14:textId="77777777" w:rsidR="0096767A" w:rsidRPr="00961398" w:rsidRDefault="0096767A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 xml:space="preserve">Tshegofatso </w:t>
            </w:r>
            <w:proofErr w:type="spellStart"/>
            <w:r w:rsidRPr="00961398">
              <w:rPr>
                <w:rFonts w:ascii="Calibri" w:eastAsia="Cambria" w:hAnsi="Calibri" w:cs="Calibri"/>
                <w:bCs/>
              </w:rPr>
              <w:t>Shalate</w:t>
            </w:r>
            <w:proofErr w:type="spellEnd"/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3EB234" w14:textId="77777777" w:rsidR="0096767A" w:rsidRPr="00961398" w:rsidRDefault="0096767A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1E474152" w14:textId="77777777" w:rsidR="0096767A" w:rsidRPr="00961398" w:rsidRDefault="0096767A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1A4C2" w14:textId="77777777" w:rsidR="0096767A" w:rsidRPr="00961398" w:rsidRDefault="0096767A" w:rsidP="002703E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hAnsi="Calibri" w:cs="Calibri"/>
                <w:lang w:val="en-ZA"/>
              </w:rPr>
              <w:t>25</w:t>
            </w:r>
            <w:r w:rsidRPr="00961398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A6246" w14:textId="77777777" w:rsidR="0096767A" w:rsidRPr="00961398" w:rsidRDefault="0096767A" w:rsidP="002703E9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8C8F4" w14:textId="77777777" w:rsidR="0096767A" w:rsidRPr="00961398" w:rsidRDefault="0096767A" w:rsidP="002703E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23B51" w14:textId="2D66F6D2" w:rsidR="0096767A" w:rsidRPr="00DD77D2" w:rsidRDefault="00B462D1" w:rsidP="002703E9">
            <w:pPr>
              <w:ind w:left="145" w:firstLine="3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</w:rPr>
              <w:t>LP</w:t>
            </w:r>
            <w:r>
              <w:rPr>
                <w:rFonts w:ascii="Calibri" w:hAnsi="Calibri" w:cs="Calibri"/>
              </w:rPr>
              <w:t>2</w:t>
            </w:r>
            <w:r w:rsidRPr="00961398">
              <w:rPr>
                <w:rFonts w:ascii="Calibri" w:hAnsi="Calibri" w:cs="Calibri"/>
              </w:rPr>
              <w:t xml:space="preserve">: </w:t>
            </w:r>
            <w:r>
              <w:rPr>
                <w:rFonts w:ascii="Calibri" w:hAnsi="Calibri" w:cs="Calibri"/>
              </w:rPr>
              <w:t>8962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96767A" w:rsidRPr="00DD77D2" w14:paraId="2714DCCA" w14:textId="77777777" w:rsidTr="002703E9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664CDB" w14:textId="77777777" w:rsidR="0096767A" w:rsidRPr="00961398" w:rsidRDefault="0096767A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Motsepe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B9F6E83" w14:textId="77777777" w:rsidR="0096767A" w:rsidRPr="00961398" w:rsidRDefault="0096767A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Marumo Gordon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E5F624C" w14:textId="77777777" w:rsidR="0096767A" w:rsidRPr="00961398" w:rsidRDefault="0096767A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4C4AB4C2" w14:textId="77777777" w:rsidR="0096767A" w:rsidRPr="00961398" w:rsidRDefault="0096767A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9054453" w14:textId="2BDF7E83" w:rsidR="0096767A" w:rsidRPr="00961398" w:rsidRDefault="003860B9" w:rsidP="002703E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="0096767A" w:rsidRPr="00961398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A1B19CB" w14:textId="67D56C00" w:rsidR="0096767A" w:rsidRPr="00961398" w:rsidRDefault="003860B9" w:rsidP="002703E9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</w:rPr>
              <w:t>Absent</w:t>
            </w:r>
            <w:r w:rsidR="002E014D">
              <w:rPr>
                <w:rFonts w:ascii="Calibri" w:hAnsi="Calibri" w:cs="Calibri"/>
              </w:rPr>
              <w:t>. Reported sick.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CB93AF7" w14:textId="4058E569" w:rsidR="0096767A" w:rsidRPr="00961398" w:rsidRDefault="0096767A" w:rsidP="002703E9">
            <w:pPr>
              <w:ind w:firstLine="4"/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eastAsia="Cambria" w:hAnsi="Calibri" w:cs="Calibri"/>
                <w:lang w:val="en-ZA"/>
              </w:rPr>
              <w:t xml:space="preserve">Learner’s work is </w:t>
            </w:r>
            <w:r w:rsidR="002E014D">
              <w:rPr>
                <w:rFonts w:ascii="Calibri" w:eastAsia="Cambria" w:hAnsi="Calibri" w:cs="Calibri"/>
                <w:lang w:val="en-ZA"/>
              </w:rPr>
              <w:t xml:space="preserve">not </w:t>
            </w:r>
            <w:r w:rsidRPr="00961398">
              <w:rPr>
                <w:rFonts w:ascii="Calibri" w:eastAsia="Cambria" w:hAnsi="Calibri" w:cs="Calibri"/>
                <w:lang w:val="en-ZA"/>
              </w:rPr>
              <w:t>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917F4BD" w14:textId="77777777" w:rsidR="0096767A" w:rsidRPr="00DD77D2" w:rsidRDefault="0096767A" w:rsidP="002703E9">
            <w:pPr>
              <w:ind w:left="145" w:firstLine="3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</w:rPr>
              <w:t>Absent.</w:t>
            </w:r>
          </w:p>
        </w:tc>
      </w:tr>
      <w:tr w:rsidR="0096767A" w:rsidRPr="00DD77D2" w14:paraId="7752C108" w14:textId="77777777" w:rsidTr="002703E9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666FB09" w14:textId="77777777" w:rsidR="0096767A" w:rsidRPr="00961398" w:rsidRDefault="0096767A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Ngwane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7B97751" w14:textId="77777777" w:rsidR="0096767A" w:rsidRPr="00961398" w:rsidRDefault="0096767A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961398">
              <w:rPr>
                <w:rFonts w:ascii="Calibri" w:eastAsia="Cambria" w:hAnsi="Calibri" w:cs="Calibri"/>
                <w:bCs/>
              </w:rPr>
              <w:t>Zakithi</w:t>
            </w:r>
            <w:proofErr w:type="spellEnd"/>
            <w:r w:rsidRPr="00961398">
              <w:rPr>
                <w:rFonts w:ascii="Calibri" w:eastAsia="Cambria" w:hAnsi="Calibri" w:cs="Calibri"/>
                <w:bCs/>
              </w:rPr>
              <w:t xml:space="preserve"> Precious 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23193F" w14:textId="77777777" w:rsidR="0096767A" w:rsidRPr="00961398" w:rsidRDefault="0096767A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7A8C4FEA" w14:textId="77777777" w:rsidR="0096767A" w:rsidRPr="00961398" w:rsidRDefault="0096767A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E2AF87" w14:textId="77777777" w:rsidR="0096767A" w:rsidRPr="00961398" w:rsidRDefault="0096767A" w:rsidP="002703E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hAnsi="Calibri" w:cs="Calibri"/>
                <w:lang w:val="en-ZA"/>
              </w:rPr>
              <w:t>25</w:t>
            </w:r>
            <w:r w:rsidRPr="00961398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A74C10E" w14:textId="77777777" w:rsidR="0096767A" w:rsidRPr="00961398" w:rsidRDefault="0096767A" w:rsidP="002703E9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C1F2F65" w14:textId="77777777" w:rsidR="0096767A" w:rsidRPr="00961398" w:rsidRDefault="0096767A" w:rsidP="002703E9">
            <w:pPr>
              <w:ind w:firstLine="4"/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36A1273" w14:textId="3F3A7147" w:rsidR="0096767A" w:rsidRPr="00DD77D2" w:rsidRDefault="00B462D1" w:rsidP="002703E9">
            <w:pPr>
              <w:ind w:left="145" w:firstLine="3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</w:rPr>
              <w:t>LP</w:t>
            </w:r>
            <w:r>
              <w:rPr>
                <w:rFonts w:ascii="Calibri" w:hAnsi="Calibri" w:cs="Calibri"/>
              </w:rPr>
              <w:t>2</w:t>
            </w:r>
            <w:r w:rsidRPr="00961398">
              <w:rPr>
                <w:rFonts w:ascii="Calibri" w:hAnsi="Calibri" w:cs="Calibri"/>
              </w:rPr>
              <w:t xml:space="preserve">: </w:t>
            </w:r>
            <w:r>
              <w:rPr>
                <w:rFonts w:ascii="Calibri" w:hAnsi="Calibri" w:cs="Calibri"/>
              </w:rPr>
              <w:t>8962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96767A" w:rsidRPr="00DD77D2" w14:paraId="06BAD008" w14:textId="77777777" w:rsidTr="002703E9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C44864" w14:textId="77777777" w:rsidR="0096767A" w:rsidRPr="00961398" w:rsidRDefault="0096767A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Nkosi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1A012A" w14:textId="77777777" w:rsidR="0096767A" w:rsidRPr="00961398" w:rsidRDefault="0096767A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Bridget Mbali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DAB841E" w14:textId="77777777" w:rsidR="0096767A" w:rsidRPr="00961398" w:rsidRDefault="0096767A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67F86743" w14:textId="77777777" w:rsidR="0096767A" w:rsidRPr="00961398" w:rsidRDefault="0096767A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F9E52A0" w14:textId="77777777" w:rsidR="0096767A" w:rsidRPr="00961398" w:rsidRDefault="0096767A" w:rsidP="002703E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hAnsi="Calibri" w:cs="Calibri"/>
                <w:lang w:val="en-ZA"/>
              </w:rPr>
              <w:t>25</w:t>
            </w:r>
            <w:r w:rsidRPr="00961398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7D4A36F" w14:textId="77777777" w:rsidR="0096767A" w:rsidRPr="00961398" w:rsidRDefault="0096767A" w:rsidP="002703E9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8EB4F5" w14:textId="77777777" w:rsidR="0096767A" w:rsidRPr="00961398" w:rsidRDefault="0096767A" w:rsidP="002703E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  <w:p w14:paraId="44C120D3" w14:textId="77777777" w:rsidR="0096767A" w:rsidRPr="00961398" w:rsidRDefault="0096767A" w:rsidP="002703E9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0152860" w14:textId="062CB5D1" w:rsidR="0096767A" w:rsidRPr="00DD77D2" w:rsidRDefault="00B462D1" w:rsidP="002703E9">
            <w:pPr>
              <w:ind w:left="145" w:firstLine="3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</w:rPr>
              <w:t>LP</w:t>
            </w:r>
            <w:r>
              <w:rPr>
                <w:rFonts w:ascii="Calibri" w:hAnsi="Calibri" w:cs="Calibri"/>
              </w:rPr>
              <w:t>2</w:t>
            </w:r>
            <w:r w:rsidRPr="00961398">
              <w:rPr>
                <w:rFonts w:ascii="Calibri" w:hAnsi="Calibri" w:cs="Calibri"/>
              </w:rPr>
              <w:t xml:space="preserve">: </w:t>
            </w:r>
            <w:r>
              <w:rPr>
                <w:rFonts w:ascii="Calibri" w:hAnsi="Calibri" w:cs="Calibri"/>
              </w:rPr>
              <w:t>8962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96767A" w:rsidRPr="00DD77D2" w14:paraId="24EEEE91" w14:textId="77777777" w:rsidTr="002703E9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7CB7EA0" w14:textId="77777777" w:rsidR="0096767A" w:rsidRPr="00961398" w:rsidRDefault="0096767A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Nkwanyana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C5910C" w14:textId="77777777" w:rsidR="0096767A" w:rsidRPr="00961398" w:rsidRDefault="0096767A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Sandile Blessing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A5A59CC" w14:textId="77777777" w:rsidR="0096767A" w:rsidRPr="00961398" w:rsidRDefault="0096767A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473391D2" w14:textId="77777777" w:rsidR="0096767A" w:rsidRPr="00961398" w:rsidRDefault="0096767A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06DED4C" w14:textId="77777777" w:rsidR="0096767A" w:rsidRPr="00961398" w:rsidRDefault="0096767A" w:rsidP="002703E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hAnsi="Calibri" w:cs="Calibri"/>
                <w:lang w:val="en-ZA"/>
              </w:rPr>
              <w:t>25</w:t>
            </w:r>
            <w:r w:rsidRPr="00961398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4354571" w14:textId="77777777" w:rsidR="0096767A" w:rsidRPr="00961398" w:rsidRDefault="0096767A" w:rsidP="002703E9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AB5C8CE" w14:textId="77777777" w:rsidR="0096767A" w:rsidRPr="00961398" w:rsidRDefault="0096767A" w:rsidP="002703E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  <w:p w14:paraId="2AE56EFD" w14:textId="77777777" w:rsidR="0096767A" w:rsidRPr="00961398" w:rsidRDefault="0096767A" w:rsidP="002703E9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DFA5F8" w14:textId="669665FA" w:rsidR="0096767A" w:rsidRPr="00DD77D2" w:rsidRDefault="00B462D1" w:rsidP="002703E9">
            <w:pPr>
              <w:ind w:left="145" w:firstLine="3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</w:rPr>
              <w:t>LP</w:t>
            </w:r>
            <w:r>
              <w:rPr>
                <w:rFonts w:ascii="Calibri" w:hAnsi="Calibri" w:cs="Calibri"/>
              </w:rPr>
              <w:t>2</w:t>
            </w:r>
            <w:r w:rsidRPr="00961398">
              <w:rPr>
                <w:rFonts w:ascii="Calibri" w:hAnsi="Calibri" w:cs="Calibri"/>
              </w:rPr>
              <w:t xml:space="preserve">: </w:t>
            </w:r>
            <w:r>
              <w:rPr>
                <w:rFonts w:ascii="Calibri" w:hAnsi="Calibri" w:cs="Calibri"/>
              </w:rPr>
              <w:t>8962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96767A" w:rsidRPr="00DD77D2" w14:paraId="320C9AB5" w14:textId="77777777" w:rsidTr="002703E9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D42F17C" w14:textId="77777777" w:rsidR="0096767A" w:rsidRPr="00961398" w:rsidRDefault="0096767A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961398">
              <w:rPr>
                <w:rFonts w:ascii="Calibri" w:eastAsia="Cambria" w:hAnsi="Calibri" w:cs="Calibri"/>
                <w:bCs/>
              </w:rPr>
              <w:t>Ntamo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3726D3" w14:textId="77777777" w:rsidR="0096767A" w:rsidRPr="00961398" w:rsidRDefault="0096767A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961398">
              <w:rPr>
                <w:rFonts w:ascii="Calibri" w:eastAsia="Cambria" w:hAnsi="Calibri" w:cs="Calibri"/>
                <w:bCs/>
              </w:rPr>
              <w:t>Jomelela</w:t>
            </w:r>
            <w:proofErr w:type="spellEnd"/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AD91B09" w14:textId="77777777" w:rsidR="0096767A" w:rsidRPr="00961398" w:rsidRDefault="0096767A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35EEEC75" w14:textId="77777777" w:rsidR="0096767A" w:rsidRPr="00961398" w:rsidRDefault="0096767A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9F20338" w14:textId="77777777" w:rsidR="0096767A" w:rsidRPr="00961398" w:rsidRDefault="0096767A" w:rsidP="002703E9">
            <w:pPr>
              <w:jc w:val="center"/>
              <w:rPr>
                <w:rFonts w:ascii="Calibri" w:hAnsi="Calibri" w:cs="Calibri"/>
                <w:lang w:val="en-ZA"/>
              </w:rPr>
            </w:pPr>
            <w:r w:rsidRPr="00961398"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4725675" w14:textId="77777777" w:rsidR="0096767A" w:rsidRPr="00961398" w:rsidRDefault="0096767A" w:rsidP="002703E9">
            <w:pPr>
              <w:ind w:left="133"/>
              <w:rPr>
                <w:rFonts w:ascii="Calibri" w:hAnsi="Calibri" w:cs="Calibri"/>
              </w:rPr>
            </w:pPr>
            <w:r w:rsidRPr="00961398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16B9B8B" w14:textId="77777777" w:rsidR="0096767A" w:rsidRPr="00961398" w:rsidRDefault="0096767A" w:rsidP="002703E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  <w:p w14:paraId="483B29EB" w14:textId="77777777" w:rsidR="0096767A" w:rsidRPr="00961398" w:rsidRDefault="0096767A" w:rsidP="002703E9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805D016" w14:textId="3D33FB79" w:rsidR="0096767A" w:rsidRPr="00B462D1" w:rsidRDefault="00B462D1" w:rsidP="002703E9">
            <w:pPr>
              <w:pStyle w:val="ListParagraph"/>
              <w:ind w:left="145"/>
              <w:rPr>
                <w:rFonts w:ascii="Calibri" w:hAnsi="Calibri" w:cs="Calibri"/>
                <w:sz w:val="20"/>
                <w:szCs w:val="20"/>
              </w:rPr>
            </w:pPr>
            <w:r w:rsidRPr="00B462D1">
              <w:rPr>
                <w:rFonts w:ascii="Calibri" w:hAnsi="Calibri" w:cs="Calibri"/>
                <w:sz w:val="20"/>
                <w:szCs w:val="20"/>
                <w:lang w:val="en-GB"/>
              </w:rPr>
              <w:t>LP2: 8962 Facilitation completed – Formative (section A, B &amp; C) &amp; Summative assessment knowledge questionnaire completed.</w:t>
            </w:r>
          </w:p>
        </w:tc>
      </w:tr>
      <w:tr w:rsidR="0096767A" w:rsidRPr="00DD77D2" w14:paraId="5751DD70" w14:textId="77777777" w:rsidTr="002703E9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897ECDE" w14:textId="77777777" w:rsidR="0096767A" w:rsidRPr="00961398" w:rsidRDefault="0096767A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961398">
              <w:rPr>
                <w:rFonts w:ascii="Calibri" w:eastAsia="Cambria" w:hAnsi="Calibri" w:cs="Calibri"/>
                <w:bCs/>
              </w:rPr>
              <w:t>Ntime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766D5B1" w14:textId="77777777" w:rsidR="0096767A" w:rsidRPr="00961398" w:rsidRDefault="0096767A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 xml:space="preserve">Mpho </w:t>
            </w:r>
            <w:proofErr w:type="spellStart"/>
            <w:r w:rsidRPr="00961398">
              <w:rPr>
                <w:rFonts w:ascii="Calibri" w:eastAsia="Cambria" w:hAnsi="Calibri" w:cs="Calibri"/>
                <w:bCs/>
              </w:rPr>
              <w:t>Nonsikelelo</w:t>
            </w:r>
            <w:proofErr w:type="spellEnd"/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F20C75B" w14:textId="77777777" w:rsidR="0096767A" w:rsidRPr="00961398" w:rsidRDefault="0096767A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578CE904" w14:textId="77777777" w:rsidR="0096767A" w:rsidRPr="00961398" w:rsidRDefault="0096767A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3D41B23" w14:textId="77777777" w:rsidR="0096767A" w:rsidRPr="00961398" w:rsidRDefault="0096767A" w:rsidP="002703E9">
            <w:pPr>
              <w:jc w:val="center"/>
              <w:rPr>
                <w:rFonts w:ascii="Calibri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25</w:t>
            </w:r>
            <w:r w:rsidRPr="00961398">
              <w:rPr>
                <w:rFonts w:ascii="Calibri" w:hAnsi="Calibri" w:cs="Calibri"/>
                <w:lang w:val="en-ZA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220202" w14:textId="77777777" w:rsidR="0096767A" w:rsidRPr="00961398" w:rsidRDefault="0096767A" w:rsidP="002703E9">
            <w:pPr>
              <w:ind w:left="133"/>
              <w:rPr>
                <w:rFonts w:ascii="Calibri" w:hAnsi="Calibri" w:cs="Calibri"/>
              </w:rPr>
            </w:pPr>
            <w:r w:rsidRPr="00961398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2B3B69B" w14:textId="77777777" w:rsidR="0096767A" w:rsidRPr="00961398" w:rsidRDefault="0096767A" w:rsidP="002703E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  <w:p w14:paraId="337134C5" w14:textId="77777777" w:rsidR="0096767A" w:rsidRPr="00961398" w:rsidRDefault="0096767A" w:rsidP="002703E9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7B574E3" w14:textId="44544A26" w:rsidR="0096767A" w:rsidRPr="00B462D1" w:rsidRDefault="00B462D1" w:rsidP="002703E9">
            <w:pPr>
              <w:pStyle w:val="ListParagraph"/>
              <w:ind w:left="145" w:firstLine="3"/>
              <w:rPr>
                <w:rFonts w:ascii="Calibri" w:hAnsi="Calibri" w:cs="Calibri"/>
                <w:sz w:val="20"/>
                <w:szCs w:val="20"/>
              </w:rPr>
            </w:pPr>
            <w:r w:rsidRPr="00B462D1">
              <w:rPr>
                <w:rFonts w:ascii="Calibri" w:hAnsi="Calibri" w:cs="Calibri"/>
                <w:sz w:val="20"/>
                <w:szCs w:val="20"/>
                <w:lang w:val="en-GB"/>
              </w:rPr>
              <w:t>LP2: 8962 Facilitation completed – Formative (section A, B &amp; C) &amp; Summative assessment knowledge questionnaire completed.</w:t>
            </w:r>
          </w:p>
        </w:tc>
      </w:tr>
      <w:tr w:rsidR="0096767A" w:rsidRPr="00DD77D2" w14:paraId="20C7BC1A" w14:textId="77777777" w:rsidTr="002703E9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AA8FBA2" w14:textId="77777777" w:rsidR="0096767A" w:rsidRPr="00961398" w:rsidRDefault="0096767A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Shoko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FCA6FE9" w14:textId="77777777" w:rsidR="0096767A" w:rsidRPr="00961398" w:rsidRDefault="0096767A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Phumla Goodness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4341370" w14:textId="77777777" w:rsidR="0096767A" w:rsidRPr="00961398" w:rsidRDefault="0096767A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6CDA88B3" w14:textId="77777777" w:rsidR="0096767A" w:rsidRPr="00961398" w:rsidRDefault="0096767A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6BB3324" w14:textId="77777777" w:rsidR="0096767A" w:rsidRPr="00961398" w:rsidRDefault="0096767A" w:rsidP="002703E9">
            <w:pPr>
              <w:jc w:val="center"/>
              <w:rPr>
                <w:rFonts w:ascii="Calibri" w:hAnsi="Calibri" w:cs="Calibri"/>
                <w:lang w:val="en-ZA"/>
              </w:rPr>
            </w:pPr>
            <w:r w:rsidRPr="00961398"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6A5A626" w14:textId="77777777" w:rsidR="0096767A" w:rsidRPr="00961398" w:rsidRDefault="0096767A" w:rsidP="002703E9">
            <w:pPr>
              <w:ind w:left="133"/>
              <w:rPr>
                <w:rFonts w:ascii="Calibri" w:hAnsi="Calibri" w:cs="Calibri"/>
              </w:rPr>
            </w:pPr>
            <w:r w:rsidRPr="00961398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BE3D0E1" w14:textId="77777777" w:rsidR="0096767A" w:rsidRPr="00961398" w:rsidRDefault="0096767A" w:rsidP="002703E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55DB38" w14:textId="29431AA9" w:rsidR="0096767A" w:rsidRPr="00B462D1" w:rsidRDefault="00B462D1" w:rsidP="002703E9">
            <w:pPr>
              <w:pStyle w:val="ListParagraph"/>
              <w:ind w:left="145" w:firstLine="3"/>
              <w:rPr>
                <w:rFonts w:ascii="Calibri" w:hAnsi="Calibri" w:cs="Calibri"/>
                <w:sz w:val="20"/>
                <w:szCs w:val="20"/>
              </w:rPr>
            </w:pPr>
            <w:r w:rsidRPr="00B462D1">
              <w:rPr>
                <w:rFonts w:ascii="Calibri" w:hAnsi="Calibri" w:cs="Calibri"/>
                <w:sz w:val="20"/>
                <w:szCs w:val="20"/>
              </w:rPr>
              <w:t>LP2: 8962 Facilitation completed – Formative (section A, B &amp; C) &amp; Summative assessment knowledge questionnaire completed.</w:t>
            </w:r>
          </w:p>
        </w:tc>
      </w:tr>
    </w:tbl>
    <w:p w14:paraId="1546FE12" w14:textId="1D98CD9F" w:rsidR="00586A58" w:rsidRDefault="00586A58" w:rsidP="0096767A"/>
    <w:p w14:paraId="0A150809" w14:textId="77777777" w:rsidR="00586A58" w:rsidRDefault="00586A58">
      <w:pPr>
        <w:spacing w:after="160" w:line="278" w:lineRule="auto"/>
      </w:pPr>
      <w:r>
        <w:br w:type="page"/>
      </w:r>
    </w:p>
    <w:tbl>
      <w:tblPr>
        <w:tblStyle w:val="Style13"/>
        <w:tblpPr w:leftFromText="180" w:rightFromText="180" w:vertAnchor="page" w:horzAnchor="margin" w:tblpXSpec="center" w:tblpY="1513"/>
        <w:tblW w:w="16160" w:type="dxa"/>
        <w:tblLayout w:type="fixed"/>
        <w:tblLook w:val="04A0" w:firstRow="1" w:lastRow="0" w:firstColumn="1" w:lastColumn="0" w:noHBand="0" w:noVBand="1"/>
      </w:tblPr>
      <w:tblGrid>
        <w:gridCol w:w="1271"/>
        <w:gridCol w:w="1276"/>
        <w:gridCol w:w="1564"/>
        <w:gridCol w:w="1560"/>
        <w:gridCol w:w="3685"/>
        <w:gridCol w:w="1559"/>
        <w:gridCol w:w="5245"/>
      </w:tblGrid>
      <w:tr w:rsidR="00586A58" w:rsidRPr="00961398" w14:paraId="0A9A456B" w14:textId="77777777" w:rsidTr="00F975CB">
        <w:trPr>
          <w:gridAfter w:val="2"/>
          <w:wAfter w:w="6804" w:type="dxa"/>
          <w:trHeight w:val="608"/>
        </w:trPr>
        <w:tc>
          <w:tcPr>
            <w:tcW w:w="935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3E1E861" w14:textId="77777777" w:rsidR="00586A58" w:rsidRPr="00961398" w:rsidRDefault="00586A58" w:rsidP="00F975CB">
            <w:pPr>
              <w:rPr>
                <w:rFonts w:ascii="Calibri" w:eastAsia="Cambria" w:hAnsi="Calibri" w:cs="Calibri"/>
                <w:b/>
              </w:rPr>
            </w:pPr>
          </w:p>
          <w:p w14:paraId="6C9CCA65" w14:textId="4AF2B235" w:rsidR="00586A58" w:rsidRPr="00961398" w:rsidRDefault="00586A58" w:rsidP="00F975CB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961398"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 w:rsidR="009F4BF4">
              <w:rPr>
                <w:rFonts w:ascii="Calibri" w:eastAsia="Cambria" w:hAnsi="Calibri" w:cs="Calibri"/>
                <w:b/>
              </w:rPr>
              <w:t>24</w:t>
            </w:r>
            <w:r w:rsidRPr="00961398">
              <w:rPr>
                <w:rFonts w:ascii="Calibri" w:eastAsia="Cambria" w:hAnsi="Calibri" w:cs="Calibri"/>
                <w:b/>
              </w:rPr>
              <w:t>/0</w:t>
            </w:r>
            <w:r>
              <w:rPr>
                <w:rFonts w:ascii="Calibri" w:eastAsia="Cambria" w:hAnsi="Calibri" w:cs="Calibri"/>
                <w:b/>
              </w:rPr>
              <w:t>4</w:t>
            </w:r>
            <w:r w:rsidRPr="00961398">
              <w:rPr>
                <w:rFonts w:ascii="Calibri" w:eastAsia="Cambria" w:hAnsi="Calibri" w:cs="Calibri"/>
                <w:b/>
              </w:rPr>
              <w:t>/2024</w:t>
            </w:r>
          </w:p>
          <w:p w14:paraId="560D79E1" w14:textId="77777777" w:rsidR="00586A58" w:rsidRPr="00961398" w:rsidRDefault="00586A58" w:rsidP="00F975CB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961398">
              <w:rPr>
                <w:rFonts w:ascii="Calibri" w:eastAsia="Cambria" w:hAnsi="Calibri" w:cs="Calibri"/>
                <w:b/>
              </w:rPr>
              <w:t xml:space="preserve">FACILITATOR NAME: </w:t>
            </w:r>
            <w:r w:rsidRPr="00961398">
              <w:rPr>
                <w:rFonts w:ascii="Calibri" w:eastAsia="Cambria" w:hAnsi="Calibri" w:cs="Calibri"/>
                <w:b/>
                <w:lang w:val="en-ZA"/>
              </w:rPr>
              <w:t>EMMANUEL MHLANGA</w:t>
            </w:r>
          </w:p>
          <w:p w14:paraId="5E0989DF" w14:textId="62BFED76" w:rsidR="00586A58" w:rsidRPr="00961398" w:rsidRDefault="00586A58" w:rsidP="00F975CB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961398">
              <w:rPr>
                <w:rFonts w:ascii="Calibri" w:eastAsia="Cambria" w:hAnsi="Calibri" w:cs="Calibri"/>
                <w:b/>
              </w:rPr>
              <w:t xml:space="preserve">LP/ UNIT STANDARD: </w:t>
            </w:r>
            <w:r w:rsidRPr="00961398">
              <w:rPr>
                <w:rFonts w:ascii="Calibri" w:eastAsia="Cambria" w:hAnsi="Calibri" w:cs="Calibri"/>
                <w:b/>
                <w:lang w:val="en-ZA"/>
              </w:rPr>
              <w:t xml:space="preserve">LP </w:t>
            </w:r>
            <w:r>
              <w:rPr>
                <w:rFonts w:ascii="Calibri" w:eastAsia="Cambria" w:hAnsi="Calibri" w:cs="Calibri"/>
                <w:b/>
                <w:lang w:val="en-ZA"/>
              </w:rPr>
              <w:t>2</w:t>
            </w:r>
            <w:r w:rsidRPr="00961398">
              <w:rPr>
                <w:rFonts w:ascii="Calibri" w:eastAsia="Cambria" w:hAnsi="Calibri" w:cs="Calibri"/>
                <w:b/>
                <w:lang w:val="en-ZA"/>
              </w:rPr>
              <w:t xml:space="preserve"> – </w:t>
            </w:r>
            <w:r>
              <w:rPr>
                <w:rFonts w:ascii="Calibri" w:eastAsia="Cambria" w:hAnsi="Calibri" w:cs="Calibri"/>
                <w:b/>
                <w:lang w:val="en-ZA"/>
              </w:rPr>
              <w:t>896</w:t>
            </w:r>
            <w:r w:rsidR="00952D3F">
              <w:rPr>
                <w:rFonts w:ascii="Calibri" w:eastAsia="Cambria" w:hAnsi="Calibri" w:cs="Calibri"/>
                <w:b/>
                <w:lang w:val="en-ZA"/>
              </w:rPr>
              <w:t>7</w:t>
            </w:r>
          </w:p>
          <w:p w14:paraId="2EFB27C0" w14:textId="77777777" w:rsidR="00586A58" w:rsidRPr="00961398" w:rsidRDefault="00586A58" w:rsidP="00F975CB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961398">
              <w:rPr>
                <w:rFonts w:ascii="Calibri" w:eastAsia="Cambria" w:hAnsi="Calibri" w:cs="Calibri"/>
                <w:b/>
              </w:rPr>
              <w:t>PROGRAMME: NATIONAL CERTIFICATE: NEW VENTURE CREATION NQF 2</w:t>
            </w:r>
          </w:p>
          <w:p w14:paraId="7430AE43" w14:textId="77777777" w:rsidR="00586A58" w:rsidRPr="00961398" w:rsidRDefault="00586A58" w:rsidP="00F975CB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586A58" w:rsidRPr="00961398" w14:paraId="63F45C87" w14:textId="77777777" w:rsidTr="00F975CB">
        <w:trPr>
          <w:trHeight w:val="60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B65BDC3" w14:textId="77777777" w:rsidR="00586A58" w:rsidRPr="00961398" w:rsidRDefault="00586A58" w:rsidP="00F975CB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692DBBE7" w14:textId="77777777" w:rsidR="00586A58" w:rsidRPr="00961398" w:rsidRDefault="00586A58" w:rsidP="00F975CB">
            <w:pPr>
              <w:jc w:val="center"/>
              <w:rPr>
                <w:rFonts w:ascii="Calibri" w:eastAsia="Cambria" w:hAnsi="Calibri" w:cs="Calibri"/>
                <w:b/>
              </w:rPr>
            </w:pPr>
            <w:r w:rsidRPr="00961398">
              <w:rPr>
                <w:rFonts w:ascii="Calibri" w:eastAsia="Cambria" w:hAnsi="Calibri" w:cs="Calibri"/>
                <w:b/>
              </w:rPr>
              <w:t>Surname</w:t>
            </w:r>
          </w:p>
          <w:p w14:paraId="1A8E737F" w14:textId="77777777" w:rsidR="00586A58" w:rsidRPr="00961398" w:rsidRDefault="00586A58" w:rsidP="00F975CB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5F19C29" w14:textId="77777777" w:rsidR="00586A58" w:rsidRPr="00961398" w:rsidRDefault="00586A58" w:rsidP="00F975CB">
            <w:pPr>
              <w:jc w:val="center"/>
              <w:rPr>
                <w:rFonts w:ascii="Calibri" w:eastAsia="Cambria" w:hAnsi="Calibri" w:cs="Calibri"/>
                <w:b/>
              </w:rPr>
            </w:pPr>
            <w:r w:rsidRPr="00961398"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100C69C" w14:textId="77777777" w:rsidR="00586A58" w:rsidRPr="00961398" w:rsidRDefault="00586A58" w:rsidP="00F975CB">
            <w:pPr>
              <w:jc w:val="center"/>
              <w:rPr>
                <w:rFonts w:ascii="Calibri" w:eastAsia="Cambria" w:hAnsi="Calibri" w:cs="Calibri"/>
                <w:b/>
              </w:rPr>
            </w:pPr>
            <w:r w:rsidRPr="00961398"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5D00FDD" w14:textId="77777777" w:rsidR="00586A58" w:rsidRPr="00961398" w:rsidRDefault="00586A58" w:rsidP="00F975CB">
            <w:pPr>
              <w:jc w:val="center"/>
              <w:rPr>
                <w:rFonts w:ascii="Calibri" w:eastAsia="Cambria" w:hAnsi="Calibri" w:cs="Calibri"/>
                <w:b/>
              </w:rPr>
            </w:pPr>
            <w:r w:rsidRPr="00961398"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9FD45CF" w14:textId="77777777" w:rsidR="00586A58" w:rsidRPr="00961398" w:rsidRDefault="00586A58" w:rsidP="00F975CB">
            <w:pPr>
              <w:jc w:val="center"/>
              <w:rPr>
                <w:rFonts w:ascii="Calibri" w:eastAsia="Cambria" w:hAnsi="Calibri" w:cs="Calibri"/>
                <w:b/>
              </w:rPr>
            </w:pPr>
            <w:r w:rsidRPr="00961398"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46C0834" w14:textId="77777777" w:rsidR="00586A58" w:rsidRPr="00961398" w:rsidRDefault="00586A58" w:rsidP="00F975CB">
            <w:pPr>
              <w:jc w:val="center"/>
              <w:rPr>
                <w:rFonts w:ascii="Calibri" w:eastAsia="Cambria" w:hAnsi="Calibri" w:cs="Calibri"/>
                <w:b/>
              </w:rPr>
            </w:pPr>
            <w:r w:rsidRPr="00961398"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F838790" w14:textId="77777777" w:rsidR="00586A58" w:rsidRPr="00961398" w:rsidRDefault="00586A58" w:rsidP="00F975CB">
            <w:pPr>
              <w:jc w:val="center"/>
              <w:rPr>
                <w:rFonts w:ascii="Calibri" w:eastAsia="Cambria" w:hAnsi="Calibri" w:cs="Calibri"/>
                <w:b/>
              </w:rPr>
            </w:pPr>
            <w:r w:rsidRPr="00961398"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586A58" w:rsidRPr="00DD77D2" w14:paraId="18FF0445" w14:textId="77777777" w:rsidTr="00F975CB">
        <w:trPr>
          <w:trHeight w:val="609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8E903E" w14:textId="77777777" w:rsidR="00586A58" w:rsidRPr="00961398" w:rsidRDefault="00586A58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Bembe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407542" w14:textId="77777777" w:rsidR="00586A58" w:rsidRPr="00961398" w:rsidRDefault="00586A58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961398">
              <w:rPr>
                <w:rFonts w:ascii="Calibri" w:eastAsia="Cambria" w:hAnsi="Calibri" w:cs="Calibri"/>
                <w:bCs/>
              </w:rPr>
              <w:t>Nombuso</w:t>
            </w:r>
            <w:proofErr w:type="spellEnd"/>
            <w:r w:rsidRPr="00961398">
              <w:rPr>
                <w:rFonts w:ascii="Calibri" w:eastAsia="Cambria" w:hAnsi="Calibri" w:cs="Calibri"/>
                <w:bCs/>
              </w:rPr>
              <w:t xml:space="preserve"> Mahitha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F63E9" w14:textId="77777777" w:rsidR="00586A58" w:rsidRPr="00961398" w:rsidRDefault="00586A58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14088996" w14:textId="77777777" w:rsidR="00586A58" w:rsidRPr="00961398" w:rsidRDefault="00586A58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2EBDA" w14:textId="77777777" w:rsidR="00586A58" w:rsidRPr="00961398" w:rsidRDefault="00586A58" w:rsidP="00F975CB">
            <w:pPr>
              <w:jc w:val="center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  <w:lang w:val="en-ZA"/>
              </w:rPr>
              <w:t>25</w:t>
            </w:r>
            <w:r w:rsidRPr="00961398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6ED20D" w14:textId="77777777" w:rsidR="00586A58" w:rsidRPr="00961398" w:rsidRDefault="00586A58" w:rsidP="00F975CB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D1DFB" w14:textId="77777777" w:rsidR="00586A58" w:rsidRPr="00961398" w:rsidRDefault="00586A58" w:rsidP="00F975C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  <w:p w14:paraId="0DF3F756" w14:textId="77777777" w:rsidR="00586A58" w:rsidRPr="00961398" w:rsidRDefault="00586A58" w:rsidP="00F975CB">
            <w:pPr>
              <w:jc w:val="center"/>
              <w:rPr>
                <w:rFonts w:ascii="Calibri" w:eastAsia="Cambria" w:hAnsi="Calibri" w:cs="Calibri"/>
              </w:rPr>
            </w:pP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446DA" w14:textId="3C4FE6BF" w:rsidR="00586A58" w:rsidRPr="00DD77D2" w:rsidRDefault="00586A58" w:rsidP="00F975CB">
            <w:pPr>
              <w:ind w:left="145"/>
              <w:rPr>
                <w:rFonts w:ascii="Calibri" w:hAnsi="Calibri" w:cs="Calibri"/>
                <w:lang w:val="en-ZA"/>
              </w:rPr>
            </w:pPr>
            <w:r w:rsidRPr="00961398">
              <w:rPr>
                <w:rFonts w:ascii="Calibri" w:hAnsi="Calibri" w:cs="Calibri"/>
              </w:rPr>
              <w:t>LP</w:t>
            </w:r>
            <w:r>
              <w:rPr>
                <w:rFonts w:ascii="Calibri" w:hAnsi="Calibri" w:cs="Calibri"/>
              </w:rPr>
              <w:t>2</w:t>
            </w:r>
            <w:r w:rsidRPr="00961398">
              <w:rPr>
                <w:rFonts w:ascii="Calibri" w:hAnsi="Calibri" w:cs="Calibri"/>
              </w:rPr>
              <w:t xml:space="preserve">: </w:t>
            </w:r>
            <w:r>
              <w:rPr>
                <w:rFonts w:ascii="Calibri" w:hAnsi="Calibri" w:cs="Calibri"/>
              </w:rPr>
              <w:t>896</w:t>
            </w:r>
            <w:r w:rsidR="00A1265B">
              <w:rPr>
                <w:rFonts w:ascii="Calibri" w:hAnsi="Calibri" w:cs="Calibri"/>
              </w:rPr>
              <w:t>7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586A58" w:rsidRPr="00DD77D2" w14:paraId="33850D7E" w14:textId="77777777" w:rsidTr="00F975CB">
        <w:trPr>
          <w:trHeight w:val="68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539433" w14:textId="77777777" w:rsidR="00586A58" w:rsidRPr="00961398" w:rsidRDefault="00586A58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Kunene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6926CB" w14:textId="77777777" w:rsidR="00586A58" w:rsidRPr="00961398" w:rsidRDefault="00586A58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961398">
              <w:rPr>
                <w:rFonts w:ascii="Calibri" w:eastAsia="Cambria" w:hAnsi="Calibri" w:cs="Calibri"/>
                <w:bCs/>
              </w:rPr>
              <w:t>Nkosikhona</w:t>
            </w:r>
            <w:proofErr w:type="spellEnd"/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2116A" w14:textId="77777777" w:rsidR="00586A58" w:rsidRPr="00961398" w:rsidRDefault="00586A58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4E62D6EA" w14:textId="77777777" w:rsidR="00586A58" w:rsidRPr="00961398" w:rsidRDefault="00586A58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BACD1" w14:textId="3D743072" w:rsidR="00586A58" w:rsidRPr="00961398" w:rsidRDefault="00FF04BE" w:rsidP="00F975CB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="00586A58" w:rsidRPr="00961398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81B7A6" w14:textId="0E449615" w:rsidR="00586A58" w:rsidRPr="00961398" w:rsidRDefault="00FF04BE" w:rsidP="00F975CB">
            <w:pPr>
              <w:ind w:left="133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Absent.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F4074" w14:textId="43A38E02" w:rsidR="00586A58" w:rsidRPr="00961398" w:rsidRDefault="00586A58" w:rsidP="00F975CB">
            <w:pPr>
              <w:jc w:val="center"/>
              <w:rPr>
                <w:rFonts w:ascii="Calibri" w:eastAsia="Cambria" w:hAnsi="Calibri" w:cs="Calibri"/>
              </w:rPr>
            </w:pPr>
            <w:r w:rsidRPr="00961398">
              <w:rPr>
                <w:rFonts w:ascii="Calibri" w:eastAsia="Cambria" w:hAnsi="Calibri" w:cs="Calibri"/>
                <w:lang w:val="en-ZA"/>
              </w:rPr>
              <w:t xml:space="preserve">Learner’s work is </w:t>
            </w:r>
            <w:r w:rsidR="00FF04BE">
              <w:rPr>
                <w:rFonts w:ascii="Calibri" w:eastAsia="Cambria" w:hAnsi="Calibri" w:cs="Calibri"/>
                <w:lang w:val="en-ZA"/>
              </w:rPr>
              <w:t xml:space="preserve">not </w:t>
            </w:r>
            <w:r w:rsidRPr="00961398">
              <w:rPr>
                <w:rFonts w:ascii="Calibri" w:eastAsia="Cambria" w:hAnsi="Calibri" w:cs="Calibri"/>
                <w:lang w:val="en-ZA"/>
              </w:rPr>
              <w:t>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8AA96" w14:textId="4053D1AB" w:rsidR="00586A58" w:rsidRPr="00DD77D2" w:rsidRDefault="00FF04BE" w:rsidP="00F975CB">
            <w:pPr>
              <w:ind w:left="145" w:firstLine="3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</w:rPr>
              <w:t>Absent.</w:t>
            </w:r>
          </w:p>
        </w:tc>
      </w:tr>
      <w:tr w:rsidR="00586A58" w:rsidRPr="00DD77D2" w14:paraId="767933D2" w14:textId="77777777" w:rsidTr="00F975CB">
        <w:trPr>
          <w:trHeight w:val="6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2635BD0" w14:textId="77777777" w:rsidR="00586A58" w:rsidRPr="00961398" w:rsidRDefault="00586A58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961398">
              <w:rPr>
                <w:rFonts w:ascii="Calibri" w:eastAsia="Cambria" w:hAnsi="Calibri" w:cs="Calibri"/>
                <w:bCs/>
              </w:rPr>
              <w:t>Macheke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8C60784" w14:textId="77777777" w:rsidR="00586A58" w:rsidRPr="00961398" w:rsidRDefault="00586A58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961398">
              <w:rPr>
                <w:rFonts w:ascii="Calibri" w:eastAsia="Cambria" w:hAnsi="Calibri" w:cs="Calibri"/>
                <w:bCs/>
              </w:rPr>
              <w:t>Potlako</w:t>
            </w:r>
            <w:proofErr w:type="spellEnd"/>
            <w:r w:rsidRPr="00961398">
              <w:rPr>
                <w:rFonts w:ascii="Calibri" w:eastAsia="Cambria" w:hAnsi="Calibri" w:cs="Calibri"/>
                <w:bCs/>
              </w:rPr>
              <w:t xml:space="preserve"> Betty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01B1B56" w14:textId="77777777" w:rsidR="00586A58" w:rsidRPr="00961398" w:rsidRDefault="00586A58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1AF4778E" w14:textId="77777777" w:rsidR="00586A58" w:rsidRPr="00961398" w:rsidRDefault="00586A58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F9B36BD" w14:textId="77777777" w:rsidR="00586A58" w:rsidRPr="00961398" w:rsidRDefault="00586A58" w:rsidP="00F975CB">
            <w:pPr>
              <w:jc w:val="center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  <w:lang w:val="en-ZA"/>
              </w:rPr>
              <w:t>25</w:t>
            </w:r>
            <w:r w:rsidRPr="00961398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08FB451" w14:textId="77777777" w:rsidR="00586A58" w:rsidRPr="00961398" w:rsidRDefault="00586A58" w:rsidP="00F975CB">
            <w:pPr>
              <w:ind w:left="133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4058874" w14:textId="77777777" w:rsidR="00586A58" w:rsidRPr="00961398" w:rsidRDefault="00586A58" w:rsidP="00F975C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509BE2" w14:textId="7FA6A800" w:rsidR="00586A58" w:rsidRPr="00DD77D2" w:rsidRDefault="009D0CE5" w:rsidP="00F975CB">
            <w:pPr>
              <w:ind w:left="145" w:firstLine="3"/>
              <w:rPr>
                <w:rFonts w:ascii="Calibri" w:hAnsi="Calibri" w:cs="Calibri"/>
                <w:color w:val="000000"/>
              </w:rPr>
            </w:pPr>
            <w:r w:rsidRPr="00961398">
              <w:rPr>
                <w:rFonts w:ascii="Calibri" w:hAnsi="Calibri" w:cs="Calibri"/>
              </w:rPr>
              <w:t>LP</w:t>
            </w:r>
            <w:r>
              <w:rPr>
                <w:rFonts w:ascii="Calibri" w:hAnsi="Calibri" w:cs="Calibri"/>
              </w:rPr>
              <w:t>2</w:t>
            </w:r>
            <w:r w:rsidRPr="00961398">
              <w:rPr>
                <w:rFonts w:ascii="Calibri" w:hAnsi="Calibri" w:cs="Calibri"/>
              </w:rPr>
              <w:t xml:space="preserve">: </w:t>
            </w:r>
            <w:r>
              <w:rPr>
                <w:rFonts w:ascii="Calibri" w:hAnsi="Calibri" w:cs="Calibri"/>
              </w:rPr>
              <w:t>8967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586A58" w:rsidRPr="00DD77D2" w14:paraId="7085B9A3" w14:textId="77777777" w:rsidTr="00F975CB">
        <w:trPr>
          <w:trHeight w:val="71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2C5EFE9" w14:textId="77777777" w:rsidR="00586A58" w:rsidRPr="00961398" w:rsidRDefault="00586A58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961398">
              <w:rPr>
                <w:rFonts w:ascii="Calibri" w:eastAsia="Cambria" w:hAnsi="Calibri" w:cs="Calibri"/>
                <w:bCs/>
              </w:rPr>
              <w:t>Manyike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E91716C" w14:textId="77777777" w:rsidR="00586A58" w:rsidRPr="00961398" w:rsidRDefault="00586A58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Palesa Hazel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CB9036A" w14:textId="77777777" w:rsidR="00586A58" w:rsidRPr="00961398" w:rsidRDefault="00586A58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70C4E8C6" w14:textId="77777777" w:rsidR="00586A58" w:rsidRPr="00961398" w:rsidRDefault="00586A58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D22EA04" w14:textId="77777777" w:rsidR="00586A58" w:rsidRPr="00961398" w:rsidRDefault="00586A58" w:rsidP="00F975CB">
            <w:pPr>
              <w:jc w:val="center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  <w:lang w:val="en-ZA"/>
              </w:rPr>
              <w:t>25</w:t>
            </w:r>
            <w:r w:rsidRPr="00961398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F787F7B" w14:textId="77777777" w:rsidR="00586A58" w:rsidRPr="00961398" w:rsidRDefault="00586A58" w:rsidP="00F975CB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CBF7E54" w14:textId="77777777" w:rsidR="00586A58" w:rsidRPr="00961398" w:rsidRDefault="00586A58" w:rsidP="00F975CB">
            <w:pPr>
              <w:jc w:val="center"/>
              <w:rPr>
                <w:rFonts w:ascii="Calibri" w:eastAsia="Cambria" w:hAnsi="Calibri" w:cs="Calibri"/>
              </w:rPr>
            </w:pPr>
            <w:r w:rsidRPr="00961398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5E44E4" w14:textId="7614A2A3" w:rsidR="00586A58" w:rsidRPr="00DD77D2" w:rsidRDefault="009D0CE5" w:rsidP="00F975CB">
            <w:pPr>
              <w:ind w:left="145" w:firstLine="3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</w:rPr>
              <w:t>LP</w:t>
            </w:r>
            <w:r>
              <w:rPr>
                <w:rFonts w:ascii="Calibri" w:hAnsi="Calibri" w:cs="Calibri"/>
              </w:rPr>
              <w:t>2</w:t>
            </w:r>
            <w:r w:rsidRPr="00961398">
              <w:rPr>
                <w:rFonts w:ascii="Calibri" w:hAnsi="Calibri" w:cs="Calibri"/>
              </w:rPr>
              <w:t xml:space="preserve">: </w:t>
            </w:r>
            <w:r>
              <w:rPr>
                <w:rFonts w:ascii="Calibri" w:hAnsi="Calibri" w:cs="Calibri"/>
              </w:rPr>
              <w:t>8967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586A58" w:rsidRPr="00DD77D2" w14:paraId="635213B5" w14:textId="77777777" w:rsidTr="00F975CB">
        <w:trPr>
          <w:trHeight w:val="71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52FA81C" w14:textId="77777777" w:rsidR="00586A58" w:rsidRPr="00961398" w:rsidRDefault="00586A58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Maseko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0512ACB" w14:textId="77777777" w:rsidR="00586A58" w:rsidRPr="00961398" w:rsidRDefault="00586A58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961398">
              <w:rPr>
                <w:rFonts w:ascii="Calibri" w:eastAsia="Cambria" w:hAnsi="Calibri" w:cs="Calibri"/>
                <w:bCs/>
              </w:rPr>
              <w:t>Kamogelo</w:t>
            </w:r>
            <w:proofErr w:type="spellEnd"/>
            <w:r w:rsidRPr="00961398">
              <w:rPr>
                <w:rFonts w:ascii="Calibri" w:eastAsia="Cambria" w:hAnsi="Calibri" w:cs="Calibri"/>
                <w:bCs/>
              </w:rPr>
              <w:t xml:space="preserve"> Precious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E36172" w14:textId="77777777" w:rsidR="00586A58" w:rsidRPr="00961398" w:rsidRDefault="00586A58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021E38FF" w14:textId="77777777" w:rsidR="00586A58" w:rsidRPr="00961398" w:rsidRDefault="00586A58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C7D354C" w14:textId="77777777" w:rsidR="00586A58" w:rsidRPr="00961398" w:rsidRDefault="00586A58" w:rsidP="00F975C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hAnsi="Calibri" w:cs="Calibri"/>
                <w:lang w:val="en-ZA"/>
              </w:rPr>
              <w:t>25</w:t>
            </w:r>
            <w:r w:rsidRPr="00961398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A729A53" w14:textId="77777777" w:rsidR="00586A58" w:rsidRPr="00961398" w:rsidRDefault="00586A58" w:rsidP="00F975CB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9973A58" w14:textId="77777777" w:rsidR="00586A58" w:rsidRPr="00961398" w:rsidRDefault="00586A58" w:rsidP="00F975C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9A613CB" w14:textId="5637BF9D" w:rsidR="00586A58" w:rsidRPr="00DD77D2" w:rsidRDefault="009D0CE5" w:rsidP="00F975CB">
            <w:pPr>
              <w:ind w:left="145" w:firstLine="3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</w:rPr>
              <w:t>LP</w:t>
            </w:r>
            <w:r>
              <w:rPr>
                <w:rFonts w:ascii="Calibri" w:hAnsi="Calibri" w:cs="Calibri"/>
              </w:rPr>
              <w:t>2</w:t>
            </w:r>
            <w:r w:rsidRPr="00961398">
              <w:rPr>
                <w:rFonts w:ascii="Calibri" w:hAnsi="Calibri" w:cs="Calibri"/>
              </w:rPr>
              <w:t xml:space="preserve">: </w:t>
            </w:r>
            <w:r>
              <w:rPr>
                <w:rFonts w:ascii="Calibri" w:hAnsi="Calibri" w:cs="Calibri"/>
              </w:rPr>
              <w:t>8967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586A58" w:rsidRPr="00DD77D2" w14:paraId="3E3CD373" w14:textId="77777777" w:rsidTr="00F975CB">
        <w:trPr>
          <w:trHeight w:val="71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ECAF319" w14:textId="77777777" w:rsidR="00586A58" w:rsidRPr="00961398" w:rsidRDefault="00586A58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Mokoena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ADCF8F3" w14:textId="77777777" w:rsidR="00586A58" w:rsidRPr="00961398" w:rsidRDefault="00586A58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Karabo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A474735" w14:textId="77777777" w:rsidR="00586A58" w:rsidRPr="00961398" w:rsidRDefault="00586A58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1B83C0A8" w14:textId="77777777" w:rsidR="00586A58" w:rsidRPr="00961398" w:rsidRDefault="00586A58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8829F03" w14:textId="77777777" w:rsidR="00586A58" w:rsidRPr="00961398" w:rsidRDefault="00586A58" w:rsidP="00F975CB">
            <w:pPr>
              <w:jc w:val="center"/>
              <w:rPr>
                <w:rFonts w:ascii="Calibri" w:hAnsi="Calibri" w:cs="Calibri"/>
                <w:lang w:val="en-ZA"/>
              </w:rPr>
            </w:pPr>
            <w:r w:rsidRPr="00961398"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1AEF7C" w14:textId="77777777" w:rsidR="00586A58" w:rsidRPr="00961398" w:rsidRDefault="00586A58" w:rsidP="00F975CB">
            <w:pPr>
              <w:ind w:left="133"/>
              <w:rPr>
                <w:rFonts w:ascii="Calibri" w:hAnsi="Calibri" w:cs="Calibri"/>
              </w:rPr>
            </w:pPr>
            <w:r w:rsidRPr="00961398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2624722" w14:textId="77777777" w:rsidR="00586A58" w:rsidRPr="00961398" w:rsidRDefault="00586A58" w:rsidP="00F975C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F4FAA15" w14:textId="3A2AC601" w:rsidR="00586A58" w:rsidRPr="00DD77D2" w:rsidRDefault="009D0CE5" w:rsidP="00F975CB">
            <w:pPr>
              <w:ind w:left="145" w:firstLine="3"/>
              <w:rPr>
                <w:rFonts w:ascii="Calibri" w:hAnsi="Calibri" w:cs="Calibri"/>
              </w:rPr>
            </w:pPr>
            <w:r w:rsidRPr="00961398">
              <w:rPr>
                <w:rFonts w:ascii="Calibri" w:hAnsi="Calibri" w:cs="Calibri"/>
              </w:rPr>
              <w:t>LP</w:t>
            </w:r>
            <w:r>
              <w:rPr>
                <w:rFonts w:ascii="Calibri" w:hAnsi="Calibri" w:cs="Calibri"/>
              </w:rPr>
              <w:t>2</w:t>
            </w:r>
            <w:r w:rsidRPr="00961398">
              <w:rPr>
                <w:rFonts w:ascii="Calibri" w:hAnsi="Calibri" w:cs="Calibri"/>
              </w:rPr>
              <w:t xml:space="preserve">: </w:t>
            </w:r>
            <w:r>
              <w:rPr>
                <w:rFonts w:ascii="Calibri" w:hAnsi="Calibri" w:cs="Calibri"/>
              </w:rPr>
              <w:t>8967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586A58" w:rsidRPr="00DD77D2" w14:paraId="53262842" w14:textId="77777777" w:rsidTr="00F975CB">
        <w:trPr>
          <w:trHeight w:val="50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88CB3A" w14:textId="77777777" w:rsidR="00586A58" w:rsidRPr="00961398" w:rsidRDefault="00586A58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Mokolo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0E951DB" w14:textId="77777777" w:rsidR="00586A58" w:rsidRPr="00961398" w:rsidRDefault="00586A58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961398">
              <w:rPr>
                <w:rFonts w:ascii="Calibri" w:eastAsia="Cambria" w:hAnsi="Calibri" w:cs="Calibri"/>
                <w:bCs/>
              </w:rPr>
              <w:t>Ntjere</w:t>
            </w:r>
            <w:proofErr w:type="spellEnd"/>
            <w:r w:rsidRPr="00961398">
              <w:rPr>
                <w:rFonts w:ascii="Calibri" w:eastAsia="Cambria" w:hAnsi="Calibri" w:cs="Calibri"/>
                <w:bCs/>
              </w:rPr>
              <w:t xml:space="preserve"> Pretty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1F5F39C" w14:textId="77777777" w:rsidR="00586A58" w:rsidRPr="00961398" w:rsidRDefault="00586A58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438F723A" w14:textId="77777777" w:rsidR="00586A58" w:rsidRPr="00961398" w:rsidRDefault="00586A58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11DEAA4" w14:textId="77777777" w:rsidR="00586A58" w:rsidRPr="00961398" w:rsidRDefault="00586A58" w:rsidP="00F975C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hAnsi="Calibri" w:cs="Calibri"/>
                <w:lang w:val="en-ZA"/>
              </w:rPr>
              <w:lastRenderedPageBreak/>
              <w:t>25</w:t>
            </w:r>
            <w:r w:rsidRPr="00961398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3BF9209" w14:textId="77777777" w:rsidR="00586A58" w:rsidRPr="00961398" w:rsidRDefault="00586A58" w:rsidP="00F975CB">
            <w:pPr>
              <w:ind w:left="133"/>
              <w:rPr>
                <w:rFonts w:ascii="Calibri" w:hAnsi="Calibri" w:cs="Calibri"/>
              </w:rPr>
            </w:pPr>
            <w:r w:rsidRPr="00961398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75231E0" w14:textId="77777777" w:rsidR="00586A58" w:rsidRPr="00961398" w:rsidRDefault="00586A58" w:rsidP="00F975C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0003D" w14:textId="6CDFF1F6" w:rsidR="00586A58" w:rsidRPr="00DD77D2" w:rsidRDefault="00264EDA" w:rsidP="00F975CB">
            <w:pPr>
              <w:ind w:left="145" w:firstLine="3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</w:rPr>
              <w:t>LP</w:t>
            </w:r>
            <w:r>
              <w:rPr>
                <w:rFonts w:ascii="Calibri" w:hAnsi="Calibri" w:cs="Calibri"/>
              </w:rPr>
              <w:t>2</w:t>
            </w:r>
            <w:r w:rsidRPr="00961398">
              <w:rPr>
                <w:rFonts w:ascii="Calibri" w:hAnsi="Calibri" w:cs="Calibri"/>
              </w:rPr>
              <w:t xml:space="preserve">: </w:t>
            </w:r>
            <w:r>
              <w:rPr>
                <w:rFonts w:ascii="Calibri" w:hAnsi="Calibri" w:cs="Calibri"/>
              </w:rPr>
              <w:t>8967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586A58" w:rsidRPr="00DD77D2" w14:paraId="4F403CEA" w14:textId="77777777" w:rsidTr="00F975CB">
        <w:trPr>
          <w:trHeight w:val="50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E34ECE" w14:textId="77777777" w:rsidR="00586A58" w:rsidRPr="00961398" w:rsidRDefault="00586A58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961398">
              <w:rPr>
                <w:rFonts w:ascii="Calibri" w:eastAsia="Cambria" w:hAnsi="Calibri" w:cs="Calibri"/>
                <w:bCs/>
              </w:rPr>
              <w:t>Motlhamme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32515" w14:textId="77777777" w:rsidR="00586A58" w:rsidRPr="00961398" w:rsidRDefault="00586A58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 xml:space="preserve">Tshegofatso </w:t>
            </w:r>
            <w:proofErr w:type="spellStart"/>
            <w:r w:rsidRPr="00961398">
              <w:rPr>
                <w:rFonts w:ascii="Calibri" w:eastAsia="Cambria" w:hAnsi="Calibri" w:cs="Calibri"/>
                <w:bCs/>
              </w:rPr>
              <w:t>Shalate</w:t>
            </w:r>
            <w:proofErr w:type="spellEnd"/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24E01" w14:textId="77777777" w:rsidR="00586A58" w:rsidRPr="00961398" w:rsidRDefault="00586A58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293738C2" w14:textId="77777777" w:rsidR="00586A58" w:rsidRPr="00961398" w:rsidRDefault="00586A58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892D63" w14:textId="77777777" w:rsidR="00586A58" w:rsidRPr="00961398" w:rsidRDefault="00586A58" w:rsidP="00F975C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hAnsi="Calibri" w:cs="Calibri"/>
                <w:lang w:val="en-ZA"/>
              </w:rPr>
              <w:t>25</w:t>
            </w:r>
            <w:r w:rsidRPr="00961398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9F10AD" w14:textId="77777777" w:rsidR="00586A58" w:rsidRPr="00961398" w:rsidRDefault="00586A58" w:rsidP="00F975CB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4F6AEE" w14:textId="77777777" w:rsidR="00586A58" w:rsidRPr="00961398" w:rsidRDefault="00586A58" w:rsidP="00F975C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5FB23" w14:textId="34BF22CA" w:rsidR="00586A58" w:rsidRPr="00DD77D2" w:rsidRDefault="009F4BF4" w:rsidP="00F975CB">
            <w:pPr>
              <w:ind w:left="145" w:firstLine="3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</w:rPr>
              <w:t>LP</w:t>
            </w:r>
            <w:r>
              <w:rPr>
                <w:rFonts w:ascii="Calibri" w:hAnsi="Calibri" w:cs="Calibri"/>
              </w:rPr>
              <w:t>2</w:t>
            </w:r>
            <w:r w:rsidRPr="00961398">
              <w:rPr>
                <w:rFonts w:ascii="Calibri" w:hAnsi="Calibri" w:cs="Calibri"/>
              </w:rPr>
              <w:t xml:space="preserve">: </w:t>
            </w:r>
            <w:r>
              <w:rPr>
                <w:rFonts w:ascii="Calibri" w:hAnsi="Calibri" w:cs="Calibri"/>
              </w:rPr>
              <w:t>8967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586A58" w:rsidRPr="00DD77D2" w14:paraId="70A32FF0" w14:textId="77777777" w:rsidTr="00F975CB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6DB69F" w14:textId="77777777" w:rsidR="00586A58" w:rsidRPr="00961398" w:rsidRDefault="00586A58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Motsepe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03D4E5" w14:textId="77777777" w:rsidR="00586A58" w:rsidRPr="00961398" w:rsidRDefault="00586A58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Marumo Gordon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80B14A7" w14:textId="77777777" w:rsidR="00586A58" w:rsidRPr="00961398" w:rsidRDefault="00586A58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0C24451B" w14:textId="77777777" w:rsidR="00586A58" w:rsidRPr="00961398" w:rsidRDefault="00586A58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67BDFA5" w14:textId="2E6F8AC4" w:rsidR="00586A58" w:rsidRPr="00961398" w:rsidRDefault="009F4BF4" w:rsidP="00F975C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25</w:t>
            </w:r>
            <w:r w:rsidR="00586A58" w:rsidRPr="00961398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3F97AE" w14:textId="32D51C8B" w:rsidR="00586A58" w:rsidRPr="00961398" w:rsidRDefault="009F4BF4" w:rsidP="00F975CB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</w:rPr>
              <w:t>The learner managed to complete all the activities that were scheduled for him to complete.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AC6C6" w14:textId="26C1906D" w:rsidR="00586A58" w:rsidRPr="00961398" w:rsidRDefault="00586A58" w:rsidP="00F975CB">
            <w:pPr>
              <w:ind w:firstLine="4"/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D988E98" w14:textId="5EB823AA" w:rsidR="00586A58" w:rsidRPr="00DD77D2" w:rsidRDefault="009F4BF4" w:rsidP="00F975CB">
            <w:pPr>
              <w:ind w:left="145" w:firstLine="3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</w:rPr>
              <w:t>LP</w:t>
            </w:r>
            <w:r>
              <w:rPr>
                <w:rFonts w:ascii="Calibri" w:hAnsi="Calibri" w:cs="Calibri"/>
              </w:rPr>
              <w:t>2</w:t>
            </w:r>
            <w:r w:rsidRPr="00961398">
              <w:rPr>
                <w:rFonts w:ascii="Calibri" w:hAnsi="Calibri" w:cs="Calibri"/>
              </w:rPr>
              <w:t xml:space="preserve">: </w:t>
            </w:r>
            <w:r>
              <w:rPr>
                <w:rFonts w:ascii="Calibri" w:hAnsi="Calibri" w:cs="Calibri"/>
              </w:rPr>
              <w:t>8962 &amp; 8967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586A58" w:rsidRPr="00DD77D2" w14:paraId="12E4EAC3" w14:textId="77777777" w:rsidTr="00F975CB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F72F868" w14:textId="77777777" w:rsidR="00586A58" w:rsidRPr="00961398" w:rsidRDefault="00586A58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Ngwane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8B08F1D" w14:textId="77777777" w:rsidR="00586A58" w:rsidRPr="00961398" w:rsidRDefault="00586A58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961398">
              <w:rPr>
                <w:rFonts w:ascii="Calibri" w:eastAsia="Cambria" w:hAnsi="Calibri" w:cs="Calibri"/>
                <w:bCs/>
              </w:rPr>
              <w:t>Zakithi</w:t>
            </w:r>
            <w:proofErr w:type="spellEnd"/>
            <w:r w:rsidRPr="00961398">
              <w:rPr>
                <w:rFonts w:ascii="Calibri" w:eastAsia="Cambria" w:hAnsi="Calibri" w:cs="Calibri"/>
                <w:bCs/>
              </w:rPr>
              <w:t xml:space="preserve"> Precious 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86F2380" w14:textId="77777777" w:rsidR="00586A58" w:rsidRPr="00961398" w:rsidRDefault="00586A58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0AB1C8C9" w14:textId="77777777" w:rsidR="00586A58" w:rsidRPr="00961398" w:rsidRDefault="00586A58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1706DFB" w14:textId="77777777" w:rsidR="00586A58" w:rsidRPr="00961398" w:rsidRDefault="00586A58" w:rsidP="00F975C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hAnsi="Calibri" w:cs="Calibri"/>
                <w:lang w:val="en-ZA"/>
              </w:rPr>
              <w:t>25</w:t>
            </w:r>
            <w:r w:rsidRPr="00961398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1382168" w14:textId="77777777" w:rsidR="00586A58" w:rsidRPr="00961398" w:rsidRDefault="00586A58" w:rsidP="00F975CB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6669D9" w14:textId="77777777" w:rsidR="00586A58" w:rsidRPr="00961398" w:rsidRDefault="00586A58" w:rsidP="00F975CB">
            <w:pPr>
              <w:ind w:firstLine="4"/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0F78638" w14:textId="4415366C" w:rsidR="00586A58" w:rsidRPr="00DD77D2" w:rsidRDefault="009F4BF4" w:rsidP="00F975CB">
            <w:pPr>
              <w:ind w:left="145" w:firstLine="3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</w:rPr>
              <w:t>LP</w:t>
            </w:r>
            <w:r>
              <w:rPr>
                <w:rFonts w:ascii="Calibri" w:hAnsi="Calibri" w:cs="Calibri"/>
              </w:rPr>
              <w:t>2</w:t>
            </w:r>
            <w:r w:rsidRPr="00961398">
              <w:rPr>
                <w:rFonts w:ascii="Calibri" w:hAnsi="Calibri" w:cs="Calibri"/>
              </w:rPr>
              <w:t xml:space="preserve">: </w:t>
            </w:r>
            <w:r>
              <w:rPr>
                <w:rFonts w:ascii="Calibri" w:hAnsi="Calibri" w:cs="Calibri"/>
              </w:rPr>
              <w:t>8967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586A58" w:rsidRPr="00DD77D2" w14:paraId="6AF085D7" w14:textId="77777777" w:rsidTr="00F975CB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0EFB33" w14:textId="77777777" w:rsidR="00586A58" w:rsidRPr="00961398" w:rsidRDefault="00586A58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Nkosi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0C7D4DB" w14:textId="77777777" w:rsidR="00586A58" w:rsidRPr="00961398" w:rsidRDefault="00586A58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Bridget Mbali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3D9CD1" w14:textId="77777777" w:rsidR="00586A58" w:rsidRPr="00961398" w:rsidRDefault="00586A58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2FB5CDCD" w14:textId="77777777" w:rsidR="00586A58" w:rsidRPr="00961398" w:rsidRDefault="00586A58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A4FD13" w14:textId="77777777" w:rsidR="00586A58" w:rsidRPr="00961398" w:rsidRDefault="00586A58" w:rsidP="00F975C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hAnsi="Calibri" w:cs="Calibri"/>
                <w:lang w:val="en-ZA"/>
              </w:rPr>
              <w:t>25</w:t>
            </w:r>
            <w:r w:rsidRPr="00961398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08DA64F" w14:textId="77777777" w:rsidR="00586A58" w:rsidRPr="00961398" w:rsidRDefault="00586A58" w:rsidP="00F975CB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531E776" w14:textId="77777777" w:rsidR="00586A58" w:rsidRPr="00961398" w:rsidRDefault="00586A58" w:rsidP="00F975C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  <w:p w14:paraId="06896DA4" w14:textId="77777777" w:rsidR="00586A58" w:rsidRPr="00961398" w:rsidRDefault="00586A58" w:rsidP="00F975CB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13FE2E6" w14:textId="75ACB94A" w:rsidR="00586A58" w:rsidRPr="00DD77D2" w:rsidRDefault="009F4BF4" w:rsidP="00F975CB">
            <w:pPr>
              <w:ind w:left="145" w:firstLine="3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</w:rPr>
              <w:t>LP</w:t>
            </w:r>
            <w:r>
              <w:rPr>
                <w:rFonts w:ascii="Calibri" w:hAnsi="Calibri" w:cs="Calibri"/>
              </w:rPr>
              <w:t>2</w:t>
            </w:r>
            <w:r w:rsidRPr="00961398">
              <w:rPr>
                <w:rFonts w:ascii="Calibri" w:hAnsi="Calibri" w:cs="Calibri"/>
              </w:rPr>
              <w:t xml:space="preserve">: </w:t>
            </w:r>
            <w:r>
              <w:rPr>
                <w:rFonts w:ascii="Calibri" w:hAnsi="Calibri" w:cs="Calibri"/>
              </w:rPr>
              <w:t>8967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586A58" w:rsidRPr="00DD77D2" w14:paraId="027F3769" w14:textId="77777777" w:rsidTr="00F975CB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84B85B7" w14:textId="77777777" w:rsidR="00586A58" w:rsidRPr="00961398" w:rsidRDefault="00586A58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Nkwanyana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73A7" w14:textId="77777777" w:rsidR="00586A58" w:rsidRPr="00961398" w:rsidRDefault="00586A58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Sandile Blessing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D42B406" w14:textId="77777777" w:rsidR="00586A58" w:rsidRPr="00961398" w:rsidRDefault="00586A58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53010273" w14:textId="77777777" w:rsidR="00586A58" w:rsidRPr="00961398" w:rsidRDefault="00586A58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8C7DF6D" w14:textId="77777777" w:rsidR="00586A58" w:rsidRPr="00961398" w:rsidRDefault="00586A58" w:rsidP="00F975C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hAnsi="Calibri" w:cs="Calibri"/>
                <w:lang w:val="en-ZA"/>
              </w:rPr>
              <w:t>25</w:t>
            </w:r>
            <w:r w:rsidRPr="00961398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6D336C8" w14:textId="77777777" w:rsidR="00586A58" w:rsidRPr="00961398" w:rsidRDefault="00586A58" w:rsidP="00F975CB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FE97CDB" w14:textId="77777777" w:rsidR="00586A58" w:rsidRPr="00961398" w:rsidRDefault="00586A58" w:rsidP="00F975C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  <w:p w14:paraId="3B67D478" w14:textId="77777777" w:rsidR="00586A58" w:rsidRPr="00961398" w:rsidRDefault="00586A58" w:rsidP="00F975CB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4EE3A0" w14:textId="7769AE5B" w:rsidR="00586A58" w:rsidRPr="00DD77D2" w:rsidRDefault="009F4BF4" w:rsidP="00F975CB">
            <w:pPr>
              <w:ind w:left="145" w:firstLine="3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</w:rPr>
              <w:t>LP</w:t>
            </w:r>
            <w:r>
              <w:rPr>
                <w:rFonts w:ascii="Calibri" w:hAnsi="Calibri" w:cs="Calibri"/>
              </w:rPr>
              <w:t>2</w:t>
            </w:r>
            <w:r w:rsidRPr="00961398">
              <w:rPr>
                <w:rFonts w:ascii="Calibri" w:hAnsi="Calibri" w:cs="Calibri"/>
              </w:rPr>
              <w:t xml:space="preserve">: </w:t>
            </w:r>
            <w:r>
              <w:rPr>
                <w:rFonts w:ascii="Calibri" w:hAnsi="Calibri" w:cs="Calibri"/>
              </w:rPr>
              <w:t>8967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586A58" w:rsidRPr="00DD77D2" w14:paraId="571C1FEF" w14:textId="77777777" w:rsidTr="00F975CB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7D7928" w14:textId="77777777" w:rsidR="00586A58" w:rsidRPr="00961398" w:rsidRDefault="00586A58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961398">
              <w:rPr>
                <w:rFonts w:ascii="Calibri" w:eastAsia="Cambria" w:hAnsi="Calibri" w:cs="Calibri"/>
                <w:bCs/>
              </w:rPr>
              <w:t>Ntamo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9DCE59" w14:textId="77777777" w:rsidR="00586A58" w:rsidRPr="00961398" w:rsidRDefault="00586A58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961398">
              <w:rPr>
                <w:rFonts w:ascii="Calibri" w:eastAsia="Cambria" w:hAnsi="Calibri" w:cs="Calibri"/>
                <w:bCs/>
              </w:rPr>
              <w:t>Jomelela</w:t>
            </w:r>
            <w:proofErr w:type="spellEnd"/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601FC81" w14:textId="77777777" w:rsidR="00586A58" w:rsidRPr="00961398" w:rsidRDefault="00586A58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2540C857" w14:textId="77777777" w:rsidR="00586A58" w:rsidRPr="00961398" w:rsidRDefault="00586A58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528587" w14:textId="77777777" w:rsidR="00586A58" w:rsidRPr="00961398" w:rsidRDefault="00586A58" w:rsidP="00F975CB">
            <w:pPr>
              <w:jc w:val="center"/>
              <w:rPr>
                <w:rFonts w:ascii="Calibri" w:hAnsi="Calibri" w:cs="Calibri"/>
                <w:lang w:val="en-ZA"/>
              </w:rPr>
            </w:pPr>
            <w:r w:rsidRPr="00961398"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D9504E" w14:textId="77777777" w:rsidR="00586A58" w:rsidRPr="00961398" w:rsidRDefault="00586A58" w:rsidP="00F975CB">
            <w:pPr>
              <w:ind w:left="133"/>
              <w:rPr>
                <w:rFonts w:ascii="Calibri" w:hAnsi="Calibri" w:cs="Calibri"/>
              </w:rPr>
            </w:pPr>
            <w:r w:rsidRPr="00961398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CEA8605" w14:textId="77777777" w:rsidR="00586A58" w:rsidRPr="00961398" w:rsidRDefault="00586A58" w:rsidP="00F975C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  <w:p w14:paraId="5C2444CF" w14:textId="77777777" w:rsidR="00586A58" w:rsidRPr="00961398" w:rsidRDefault="00586A58" w:rsidP="00F975CB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6708E9D" w14:textId="7FC7C3B5" w:rsidR="00586A58" w:rsidRPr="009F4BF4" w:rsidRDefault="009F4BF4" w:rsidP="00F975CB">
            <w:pPr>
              <w:pStyle w:val="ListParagraph"/>
              <w:ind w:left="145"/>
              <w:rPr>
                <w:rFonts w:ascii="Calibri" w:hAnsi="Calibri" w:cs="Calibri"/>
                <w:sz w:val="20"/>
                <w:szCs w:val="20"/>
              </w:rPr>
            </w:pPr>
            <w:r w:rsidRPr="009F4BF4">
              <w:rPr>
                <w:rFonts w:ascii="Calibri" w:hAnsi="Calibri" w:cs="Calibri"/>
                <w:sz w:val="20"/>
                <w:szCs w:val="20"/>
              </w:rPr>
              <w:t>LP2: 8967 Facilitation completed – Formative (section A, B &amp; C) &amp; Summative assessment knowledge questionnaire completed.</w:t>
            </w:r>
          </w:p>
        </w:tc>
      </w:tr>
      <w:tr w:rsidR="00586A58" w:rsidRPr="00DD77D2" w14:paraId="03AE494C" w14:textId="77777777" w:rsidTr="00F975CB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D01FA40" w14:textId="77777777" w:rsidR="00586A58" w:rsidRPr="00961398" w:rsidRDefault="00586A58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961398">
              <w:rPr>
                <w:rFonts w:ascii="Calibri" w:eastAsia="Cambria" w:hAnsi="Calibri" w:cs="Calibri"/>
                <w:bCs/>
              </w:rPr>
              <w:t>Ntime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FEA4EB3" w14:textId="77777777" w:rsidR="00586A58" w:rsidRPr="00961398" w:rsidRDefault="00586A58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 xml:space="preserve">Mpho </w:t>
            </w:r>
            <w:proofErr w:type="spellStart"/>
            <w:r w:rsidRPr="00961398">
              <w:rPr>
                <w:rFonts w:ascii="Calibri" w:eastAsia="Cambria" w:hAnsi="Calibri" w:cs="Calibri"/>
                <w:bCs/>
              </w:rPr>
              <w:t>Nonsikelelo</w:t>
            </w:r>
            <w:proofErr w:type="spellEnd"/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ADA2721" w14:textId="77777777" w:rsidR="00586A58" w:rsidRPr="00961398" w:rsidRDefault="00586A58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7E1C11CC" w14:textId="77777777" w:rsidR="00586A58" w:rsidRPr="00961398" w:rsidRDefault="00586A58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E3C622" w14:textId="3E16D8CC" w:rsidR="00586A58" w:rsidRPr="00961398" w:rsidRDefault="00FF04BE" w:rsidP="00F975CB">
            <w:pPr>
              <w:jc w:val="center"/>
              <w:rPr>
                <w:rFonts w:ascii="Calibri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="00586A58" w:rsidRPr="00961398">
              <w:rPr>
                <w:rFonts w:ascii="Calibri" w:hAnsi="Calibri" w:cs="Calibri"/>
                <w:lang w:val="en-ZA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E34C61D" w14:textId="38641A9F" w:rsidR="00586A58" w:rsidRPr="00961398" w:rsidRDefault="00FF04BE" w:rsidP="00F975CB">
            <w:pPr>
              <w:ind w:left="133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Absent.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9A1367B" w14:textId="16CE1D1F" w:rsidR="00586A58" w:rsidRPr="00961398" w:rsidRDefault="00586A58" w:rsidP="00F975C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  <w:p w14:paraId="28B3CE66" w14:textId="77777777" w:rsidR="00586A58" w:rsidRPr="00961398" w:rsidRDefault="00586A58" w:rsidP="00F975CB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1DDFF" w14:textId="5DD325EC" w:rsidR="00586A58" w:rsidRPr="009F4BF4" w:rsidRDefault="00FF04BE" w:rsidP="00F975CB">
            <w:pPr>
              <w:pStyle w:val="ListParagraph"/>
              <w:ind w:left="145" w:firstLine="3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Absent.</w:t>
            </w:r>
          </w:p>
        </w:tc>
      </w:tr>
      <w:tr w:rsidR="00586A58" w:rsidRPr="00DD77D2" w14:paraId="5BA9EE8E" w14:textId="77777777" w:rsidTr="00F975CB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3E8AED" w14:textId="77777777" w:rsidR="00586A58" w:rsidRPr="00961398" w:rsidRDefault="00586A58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Shoko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A648749" w14:textId="77777777" w:rsidR="00586A58" w:rsidRPr="00961398" w:rsidRDefault="00586A58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Phumla Goodness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DA69F2F" w14:textId="77777777" w:rsidR="00586A58" w:rsidRPr="00961398" w:rsidRDefault="00586A58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0C35B99A" w14:textId="77777777" w:rsidR="00586A58" w:rsidRPr="00961398" w:rsidRDefault="00586A58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41DEF2A" w14:textId="02EDE595" w:rsidR="00586A58" w:rsidRPr="00961398" w:rsidRDefault="00FF04BE" w:rsidP="00F975CB">
            <w:pPr>
              <w:jc w:val="center"/>
              <w:rPr>
                <w:rFonts w:ascii="Calibri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="00586A58" w:rsidRPr="00961398">
              <w:rPr>
                <w:rFonts w:ascii="Calibri" w:hAnsi="Calibri" w:cs="Calibri"/>
                <w:lang w:val="en-ZA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6CC3CD" w14:textId="214A3F1E" w:rsidR="00586A58" w:rsidRPr="00961398" w:rsidRDefault="00FF04BE" w:rsidP="00F975CB">
            <w:pPr>
              <w:ind w:left="133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Absent.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6A04305" w14:textId="77777777" w:rsidR="00586A58" w:rsidRPr="00961398" w:rsidRDefault="00586A58" w:rsidP="00F975C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3815D2" w14:textId="276905DB" w:rsidR="00586A58" w:rsidRPr="009F4BF4" w:rsidRDefault="00FF04BE" w:rsidP="00F975CB">
            <w:pPr>
              <w:pStyle w:val="ListParagraph"/>
              <w:ind w:left="145" w:firstLine="3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Absent.</w:t>
            </w:r>
          </w:p>
        </w:tc>
      </w:tr>
    </w:tbl>
    <w:p w14:paraId="4A2F8F49" w14:textId="77777777" w:rsidR="008B6920" w:rsidRPr="0096767A" w:rsidRDefault="008B6920" w:rsidP="0096767A"/>
    <w:sectPr w:rsidR="008B6920" w:rsidRPr="0096767A" w:rsidSect="001A3143">
      <w:headerReference w:type="default" r:id="rId6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A509E7" w14:textId="77777777" w:rsidR="001A3143" w:rsidRDefault="001A3143" w:rsidP="00961398">
      <w:r>
        <w:separator/>
      </w:r>
    </w:p>
  </w:endnote>
  <w:endnote w:type="continuationSeparator" w:id="0">
    <w:p w14:paraId="56BF870E" w14:textId="77777777" w:rsidR="001A3143" w:rsidRDefault="001A3143" w:rsidP="00961398">
      <w:r>
        <w:continuationSeparator/>
      </w:r>
    </w:p>
  </w:endnote>
  <w:endnote w:type="continuationNotice" w:id="1">
    <w:p w14:paraId="6498F321" w14:textId="77777777" w:rsidR="001A3143" w:rsidRDefault="001A314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80EB1C" w14:textId="77777777" w:rsidR="001A3143" w:rsidRDefault="001A3143" w:rsidP="00961398">
      <w:r>
        <w:separator/>
      </w:r>
    </w:p>
  </w:footnote>
  <w:footnote w:type="continuationSeparator" w:id="0">
    <w:p w14:paraId="6A541F91" w14:textId="77777777" w:rsidR="001A3143" w:rsidRDefault="001A3143" w:rsidP="00961398">
      <w:r>
        <w:continuationSeparator/>
      </w:r>
    </w:p>
  </w:footnote>
  <w:footnote w:type="continuationNotice" w:id="1">
    <w:p w14:paraId="51134F10" w14:textId="77777777" w:rsidR="001A3143" w:rsidRDefault="001A314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5A5E30" w14:textId="07DD46DE" w:rsidR="00961398" w:rsidRDefault="00961398">
    <w:pPr>
      <w:pStyle w:val="Header"/>
    </w:pPr>
    <w:r>
      <w:rPr>
        <w:noProof/>
        <w:lang w:val="en-US"/>
      </w:rPr>
      <w:drawing>
        <wp:anchor distT="0" distB="0" distL="114300" distR="114300" simplePos="0" relativeHeight="251658240" behindDoc="1" locked="0" layoutInCell="1" allowOverlap="1" wp14:anchorId="4EF4556A" wp14:editId="7EAAA555">
          <wp:simplePos x="0" y="0"/>
          <wp:positionH relativeFrom="column">
            <wp:posOffset>-831850</wp:posOffset>
          </wp:positionH>
          <wp:positionV relativeFrom="paragraph">
            <wp:posOffset>-362585</wp:posOffset>
          </wp:positionV>
          <wp:extent cx="2438400" cy="659130"/>
          <wp:effectExtent l="0" t="0" r="0" b="7620"/>
          <wp:wrapNone/>
          <wp:docPr id="21" name="Picture 21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 descr="A picture containing text, clipart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398"/>
    <w:rsid w:val="0014658A"/>
    <w:rsid w:val="001756E1"/>
    <w:rsid w:val="001A3143"/>
    <w:rsid w:val="00215C36"/>
    <w:rsid w:val="002503FC"/>
    <w:rsid w:val="00253FF5"/>
    <w:rsid w:val="00261154"/>
    <w:rsid w:val="00264EDA"/>
    <w:rsid w:val="00272DED"/>
    <w:rsid w:val="002B5D25"/>
    <w:rsid w:val="002E014D"/>
    <w:rsid w:val="0033185D"/>
    <w:rsid w:val="003860B9"/>
    <w:rsid w:val="003B33D0"/>
    <w:rsid w:val="003F513B"/>
    <w:rsid w:val="0041639A"/>
    <w:rsid w:val="00435FB9"/>
    <w:rsid w:val="004B684F"/>
    <w:rsid w:val="005124EE"/>
    <w:rsid w:val="00512E49"/>
    <w:rsid w:val="00512EBB"/>
    <w:rsid w:val="00586A58"/>
    <w:rsid w:val="005B2CB7"/>
    <w:rsid w:val="00625C35"/>
    <w:rsid w:val="006B7877"/>
    <w:rsid w:val="007475AE"/>
    <w:rsid w:val="00765F84"/>
    <w:rsid w:val="007C0F96"/>
    <w:rsid w:val="008219E8"/>
    <w:rsid w:val="008409B5"/>
    <w:rsid w:val="0085296C"/>
    <w:rsid w:val="008B6920"/>
    <w:rsid w:val="008E248B"/>
    <w:rsid w:val="00952D3F"/>
    <w:rsid w:val="00961398"/>
    <w:rsid w:val="00966E36"/>
    <w:rsid w:val="0096767A"/>
    <w:rsid w:val="009D0CE5"/>
    <w:rsid w:val="009F4BF4"/>
    <w:rsid w:val="009F7DC4"/>
    <w:rsid w:val="00A1265B"/>
    <w:rsid w:val="00A6100A"/>
    <w:rsid w:val="00A81577"/>
    <w:rsid w:val="00AB5BC3"/>
    <w:rsid w:val="00B04629"/>
    <w:rsid w:val="00B15694"/>
    <w:rsid w:val="00B4056A"/>
    <w:rsid w:val="00B428E9"/>
    <w:rsid w:val="00B462D1"/>
    <w:rsid w:val="00B5795E"/>
    <w:rsid w:val="00BF328B"/>
    <w:rsid w:val="00CA047E"/>
    <w:rsid w:val="00D046BC"/>
    <w:rsid w:val="00D23C8B"/>
    <w:rsid w:val="00D34429"/>
    <w:rsid w:val="00D623CB"/>
    <w:rsid w:val="00DA683C"/>
    <w:rsid w:val="00DD77D2"/>
    <w:rsid w:val="00E770DE"/>
    <w:rsid w:val="00E86A23"/>
    <w:rsid w:val="00E9774C"/>
    <w:rsid w:val="00EF0184"/>
    <w:rsid w:val="00FA6BC7"/>
    <w:rsid w:val="00FF0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FCDD64F"/>
  <w15:chartTrackingRefBased/>
  <w15:docId w15:val="{DD6FA1B8-6586-4864-83B9-856BFEB45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1398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6139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Z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139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Z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1398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Z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1398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Z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1398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Z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1398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Z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1398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Z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1398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Z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1398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Z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13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13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13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13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13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13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13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13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13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139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Z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613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1398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Z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613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1398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Z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613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1398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Z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613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13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Z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13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1398"/>
    <w:rPr>
      <w:b/>
      <w:bCs/>
      <w:smallCaps/>
      <w:color w:val="0F4761" w:themeColor="accent1" w:themeShade="BF"/>
      <w:spacing w:val="5"/>
    </w:rPr>
  </w:style>
  <w:style w:type="table" w:customStyle="1" w:styleId="Style13">
    <w:name w:val="_Style 13"/>
    <w:basedOn w:val="TableNormal"/>
    <w:qFormat/>
    <w:rsid w:val="00961398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val="en-US"/>
      <w14:ligatures w14:val="none"/>
    </w:rPr>
    <w:tblPr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6139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61398"/>
    <w:rPr>
      <w:rFonts w:ascii="Times New Roman" w:eastAsia="Times New Roman" w:hAnsi="Times New Roman" w:cs="Times New Roman"/>
      <w:kern w:val="0"/>
      <w:sz w:val="20"/>
      <w:szCs w:val="20"/>
      <w:lang w:val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6139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61398"/>
    <w:rPr>
      <w:rFonts w:ascii="Times New Roman" w:eastAsia="Times New Roman" w:hAnsi="Times New Roman" w:cs="Times New Roman"/>
      <w:kern w:val="0"/>
      <w:sz w:val="20"/>
      <w:szCs w:val="20"/>
      <w:lang w:val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436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4</Pages>
  <Words>1341</Words>
  <Characters>7647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mhlanga</dc:creator>
  <cp:keywords/>
  <dc:description/>
  <cp:lastModifiedBy>emmanuel mhlanga</cp:lastModifiedBy>
  <cp:revision>50</cp:revision>
  <cp:lastPrinted>2024-04-17T13:05:00Z</cp:lastPrinted>
  <dcterms:created xsi:type="dcterms:W3CDTF">2024-03-20T20:46:00Z</dcterms:created>
  <dcterms:modified xsi:type="dcterms:W3CDTF">2024-04-24T12:28:00Z</dcterms:modified>
</cp:coreProperties>
</file>