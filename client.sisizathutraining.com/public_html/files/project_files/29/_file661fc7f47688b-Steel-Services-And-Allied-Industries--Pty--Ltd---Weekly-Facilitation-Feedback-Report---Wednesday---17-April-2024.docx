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564"/>
        <w:gridCol w:w="1560"/>
        <w:gridCol w:w="3685"/>
        <w:gridCol w:w="1559"/>
        <w:gridCol w:w="5245"/>
      </w:tblGrid>
      <w:tr w:rsidR="0096767A" w:rsidRPr="00961398" w14:paraId="62265B8F" w14:textId="77777777" w:rsidTr="002703E9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63B72C" w14:textId="77777777" w:rsidR="0096767A" w:rsidRPr="00961398" w:rsidRDefault="0096767A" w:rsidP="002703E9">
            <w:pPr>
              <w:rPr>
                <w:rFonts w:ascii="Calibri" w:eastAsia="Cambria" w:hAnsi="Calibri" w:cs="Calibri"/>
                <w:b/>
              </w:rPr>
            </w:pPr>
          </w:p>
          <w:p w14:paraId="6876BAFE" w14:textId="3D1BFFE2" w:rsidR="0096767A" w:rsidRPr="00961398" w:rsidRDefault="0096767A" w:rsidP="002703E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1</w:t>
            </w:r>
            <w:r w:rsidR="00B4056A">
              <w:rPr>
                <w:rFonts w:ascii="Calibri" w:eastAsia="Cambria" w:hAnsi="Calibri" w:cs="Calibri"/>
                <w:b/>
              </w:rPr>
              <w:t>7</w:t>
            </w:r>
            <w:r w:rsidRPr="00961398">
              <w:rPr>
                <w:rFonts w:ascii="Calibri" w:eastAsia="Cambria" w:hAnsi="Calibri" w:cs="Calibri"/>
                <w:b/>
              </w:rPr>
              <w:t>/0</w:t>
            </w:r>
            <w:r>
              <w:rPr>
                <w:rFonts w:ascii="Calibri" w:eastAsia="Cambria" w:hAnsi="Calibri" w:cs="Calibri"/>
                <w:b/>
              </w:rPr>
              <w:t>4</w:t>
            </w:r>
            <w:r w:rsidRPr="00961398">
              <w:rPr>
                <w:rFonts w:ascii="Calibri" w:eastAsia="Cambria" w:hAnsi="Calibri" w:cs="Calibri"/>
                <w:b/>
              </w:rPr>
              <w:t>/2024</w:t>
            </w:r>
          </w:p>
          <w:p w14:paraId="2DF0A254" w14:textId="77777777" w:rsidR="0096767A" w:rsidRPr="00961398" w:rsidRDefault="0096767A" w:rsidP="002703E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FACILITATOR NAME: 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3903441" w14:textId="309DB743" w:rsidR="0096767A" w:rsidRPr="00961398" w:rsidRDefault="0096767A" w:rsidP="002703E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961398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8E248B">
              <w:rPr>
                <w:rFonts w:ascii="Calibri" w:eastAsia="Cambria" w:hAnsi="Calibri" w:cs="Calibri"/>
                <w:b/>
                <w:lang w:val="en-ZA"/>
              </w:rPr>
              <w:t>8962</w:t>
            </w:r>
          </w:p>
          <w:p w14:paraId="4E315CE2" w14:textId="77777777" w:rsidR="0096767A" w:rsidRPr="00961398" w:rsidRDefault="0096767A" w:rsidP="002703E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PROGRAMME: NATIONAL CERTIFICATE: NEW VENTURE CREATION NQF 2</w:t>
            </w:r>
          </w:p>
          <w:p w14:paraId="56C51794" w14:textId="77777777" w:rsidR="0096767A" w:rsidRPr="00961398" w:rsidRDefault="0096767A" w:rsidP="002703E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6767A" w:rsidRPr="00961398" w14:paraId="574B2B6C" w14:textId="77777777" w:rsidTr="002703E9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937222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78E85D9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Surname</w:t>
            </w:r>
          </w:p>
          <w:p w14:paraId="11B1CDA5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2AF76C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462EB30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E55B25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E65196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D4DBB5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FD9507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/>
              </w:rPr>
            </w:pPr>
            <w:r w:rsidRPr="00961398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96767A" w:rsidRPr="00DD77D2" w14:paraId="1034EDD6" w14:textId="77777777" w:rsidTr="002703E9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DAE11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Bembe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BA83A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Nombuso Mahitha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1A233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6082BEF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A4C83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60B84" w14:textId="77777777" w:rsidR="0096767A" w:rsidRPr="00961398" w:rsidRDefault="0096767A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49D33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68DF63A0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D082" w14:textId="7B3F1344" w:rsidR="0096767A" w:rsidRPr="00DD77D2" w:rsidRDefault="0096767A" w:rsidP="002703E9">
            <w:pPr>
              <w:ind w:left="145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 w:rsidR="00B462D1"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767A" w:rsidRPr="00DD77D2" w14:paraId="543009CD" w14:textId="77777777" w:rsidTr="002703E9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4DFB7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Kunene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7596E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Nkosikhona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EA4A9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DCF96BF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715CC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C090E" w14:textId="4DFF07C1" w:rsidR="0096767A" w:rsidRPr="00961398" w:rsidRDefault="0096767A" w:rsidP="002703E9">
            <w:pPr>
              <w:ind w:left="13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The learner </w:t>
            </w:r>
            <w:r w:rsidR="00261154">
              <w:rPr>
                <w:rFonts w:ascii="Calibri" w:hAnsi="Calibri" w:cs="Calibri"/>
              </w:rPr>
              <w:t>managed to</w:t>
            </w:r>
            <w:r>
              <w:rPr>
                <w:rFonts w:ascii="Calibri" w:hAnsi="Calibri" w:cs="Calibri"/>
              </w:rPr>
              <w:t xml:space="preserve"> complete all the activities that were scheduled for him to complete.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41EAD" w14:textId="17FB94E3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99C5B" w14:textId="7EF604AF" w:rsidR="0096767A" w:rsidRPr="00DD77D2" w:rsidRDefault="0033185D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 w:rsidR="001756E1">
              <w:rPr>
                <w:rFonts w:ascii="Calibri" w:hAnsi="Calibri" w:cs="Calibri"/>
              </w:rPr>
              <w:t>113924,</w:t>
            </w:r>
            <w:ins w:id="0" w:author="Microsoft Word" w:date="2024-04-17T15:05:00Z">
              <w:r w:rsidR="001756E1">
                <w:rPr>
                  <w:rFonts w:ascii="Calibri" w:hAnsi="Calibri" w:cs="Calibri"/>
                </w:rPr>
                <w:t xml:space="preserve"> </w:t>
              </w:r>
              <w:r w:rsidR="00A81577">
                <w:rPr>
                  <w:rFonts w:ascii="Calibri" w:hAnsi="Calibri" w:cs="Calibri"/>
                </w:rPr>
                <w:t>114959 &amp;</w:t>
              </w:r>
            </w:ins>
            <w:r w:rsidR="00A81577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767A" w:rsidRPr="00DD77D2" w14:paraId="57120CD7" w14:textId="77777777" w:rsidTr="002703E9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F4E6E6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Macheke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4AE5D7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Potlako Betty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602C3E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B8E16C5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0C7202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7EACE3" w14:textId="77777777" w:rsidR="0096767A" w:rsidRPr="00961398" w:rsidRDefault="0096767A" w:rsidP="002703E9">
            <w:pPr>
              <w:ind w:left="13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B6B8A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195657" w14:textId="1C7A7365" w:rsidR="0096767A" w:rsidRPr="00DD77D2" w:rsidRDefault="00B462D1" w:rsidP="002703E9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767A" w:rsidRPr="00DD77D2" w14:paraId="5B6A02E1" w14:textId="77777777" w:rsidTr="002703E9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8367A6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Manyike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C3973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Palesa Hazel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A4CB12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A0F204B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56C446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B481FA" w14:textId="77777777" w:rsidR="0096767A" w:rsidRPr="00961398" w:rsidRDefault="0096767A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EB37C6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C78C9C" w14:textId="27441DAE" w:rsidR="0096767A" w:rsidRPr="00DD77D2" w:rsidRDefault="00B462D1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767A" w:rsidRPr="00DD77D2" w14:paraId="6F745854" w14:textId="77777777" w:rsidTr="002703E9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FD5326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6B9160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Kamogelo Precious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B4EF08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0242FA20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824689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D8D65B" w14:textId="77777777" w:rsidR="0096767A" w:rsidRPr="00961398" w:rsidRDefault="0096767A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A430B6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ED6CD1" w14:textId="7F674C59" w:rsidR="0096767A" w:rsidRPr="00DD77D2" w:rsidRDefault="00B462D1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767A" w:rsidRPr="00DD77D2" w14:paraId="491ED572" w14:textId="77777777" w:rsidTr="002703E9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6D7684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Mokoena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68844A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A7D8AA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92F93B3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421EBC" w14:textId="77777777" w:rsidR="0096767A" w:rsidRPr="00961398" w:rsidRDefault="0096767A" w:rsidP="002703E9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A1CA92" w14:textId="77777777" w:rsidR="0096767A" w:rsidRPr="00961398" w:rsidRDefault="0096767A" w:rsidP="002703E9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E50653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307C56" w14:textId="5D2E722F" w:rsidR="0096767A" w:rsidRPr="00DD77D2" w:rsidRDefault="00B462D1" w:rsidP="002703E9">
            <w:pPr>
              <w:ind w:left="145" w:firstLine="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767A" w:rsidRPr="00DD77D2" w14:paraId="2F430948" w14:textId="77777777" w:rsidTr="002703E9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EF46F6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Mokolo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822F51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Ntjere Pretty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5E4278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2028BBCE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B988E1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C4FEAC" w14:textId="77777777" w:rsidR="0096767A" w:rsidRPr="00961398" w:rsidRDefault="0096767A" w:rsidP="002703E9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6AEBA5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DEE6A5" w14:textId="6B586556" w:rsidR="0096767A" w:rsidRPr="00DD77D2" w:rsidRDefault="00B462D1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767A" w:rsidRPr="00DD77D2" w14:paraId="21CA63E0" w14:textId="77777777" w:rsidTr="002703E9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7D19E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Motlhamme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178A9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Tshegofatso Shalate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EB234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E474152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1A4C2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6246" w14:textId="77777777" w:rsidR="0096767A" w:rsidRPr="00961398" w:rsidRDefault="0096767A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8C8F4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3B51" w14:textId="2D66F6D2" w:rsidR="0096767A" w:rsidRPr="00DD77D2" w:rsidRDefault="00B462D1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767A" w:rsidRPr="00DD77D2" w14:paraId="2714DCCA" w14:textId="77777777" w:rsidTr="002703E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664CDB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Motsepe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9F6E83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Marumo Gordon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5F624C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4C4AB4C2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054453" w14:textId="2BDF7E83" w:rsidR="0096767A" w:rsidRPr="00961398" w:rsidRDefault="003860B9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96767A"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1B19CB" w14:textId="67D56C00" w:rsidR="0096767A" w:rsidRPr="00961398" w:rsidRDefault="003860B9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</w:rPr>
              <w:t>Absent</w:t>
            </w:r>
            <w:r w:rsidR="002E014D">
              <w:rPr>
                <w:rFonts w:ascii="Calibri" w:hAnsi="Calibri" w:cs="Calibri"/>
              </w:rPr>
              <w:t>. Reported sick.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B93AF7" w14:textId="4058E569" w:rsidR="0096767A" w:rsidRPr="00961398" w:rsidRDefault="0096767A" w:rsidP="002703E9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2E014D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961398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17F4BD" w14:textId="77777777" w:rsidR="0096767A" w:rsidRPr="00DD77D2" w:rsidRDefault="0096767A" w:rsidP="002703E9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</w:tr>
      <w:tr w:rsidR="0096767A" w:rsidRPr="00DD77D2" w14:paraId="7752C108" w14:textId="77777777" w:rsidTr="002703E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66FB09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Ngwane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B97751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 xml:space="preserve">Zakithi Precious 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23193F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A8C4FEA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E2AF87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74C10E" w14:textId="77777777" w:rsidR="0096767A" w:rsidRPr="00961398" w:rsidRDefault="0096767A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1F2F65" w14:textId="77777777" w:rsidR="0096767A" w:rsidRPr="00961398" w:rsidRDefault="0096767A" w:rsidP="002703E9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6A1273" w14:textId="3F3A7147" w:rsidR="0096767A" w:rsidRPr="00DD77D2" w:rsidRDefault="00B462D1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767A" w:rsidRPr="00DD77D2" w14:paraId="06BAD008" w14:textId="77777777" w:rsidTr="002703E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C44864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1A012A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Bridget Mbali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AB841E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7F86743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9E52A0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D4A36F" w14:textId="77777777" w:rsidR="0096767A" w:rsidRPr="00961398" w:rsidRDefault="0096767A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8EB4F5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44C120D3" w14:textId="77777777" w:rsidR="0096767A" w:rsidRPr="00961398" w:rsidRDefault="0096767A" w:rsidP="002703E9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152860" w14:textId="062CB5D1" w:rsidR="0096767A" w:rsidRPr="00DD77D2" w:rsidRDefault="00B462D1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767A" w:rsidRPr="00DD77D2" w14:paraId="24EEEE91" w14:textId="77777777" w:rsidTr="002703E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CB7EA0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Nkwanyana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C5910C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Sandile Blessing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5A59CC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473391D2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6DED4C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354571" w14:textId="77777777" w:rsidR="0096767A" w:rsidRPr="00961398" w:rsidRDefault="0096767A" w:rsidP="002703E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B5C8CE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2AE56EFD" w14:textId="77777777" w:rsidR="0096767A" w:rsidRPr="00961398" w:rsidRDefault="0096767A" w:rsidP="002703E9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DFA5F8" w14:textId="669665FA" w:rsidR="0096767A" w:rsidRPr="00DD77D2" w:rsidRDefault="00B462D1" w:rsidP="002703E9">
            <w:pPr>
              <w:ind w:left="145" w:firstLine="3"/>
              <w:rPr>
                <w:rFonts w:ascii="Calibri" w:eastAsia="Cambria" w:hAnsi="Calibri" w:cs="Calibri"/>
              </w:rPr>
            </w:pPr>
            <w:r w:rsidRPr="00961398">
              <w:rPr>
                <w:rFonts w:ascii="Calibri" w:hAnsi="Calibri" w:cs="Calibri"/>
              </w:rPr>
              <w:t>LP</w:t>
            </w:r>
            <w:r>
              <w:rPr>
                <w:rFonts w:ascii="Calibri" w:hAnsi="Calibri" w:cs="Calibri"/>
              </w:rPr>
              <w:t>2</w:t>
            </w:r>
            <w:r w:rsidRPr="00961398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8962</w:t>
            </w:r>
            <w:r w:rsidRPr="00961398">
              <w:rPr>
                <w:rFonts w:ascii="Calibri" w:hAnsi="Calibri" w:cs="Calibri"/>
              </w:rPr>
              <w:t xml:space="preserve"> Facilitation completed – Formative (section A, B &amp; C) &amp; Summative assessment knowledge questionnaire completed.</w:t>
            </w:r>
          </w:p>
        </w:tc>
      </w:tr>
      <w:tr w:rsidR="0096767A" w:rsidRPr="00DD77D2" w14:paraId="320C9AB5" w14:textId="77777777" w:rsidTr="002703E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42F17C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Ntamo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3726D3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Jomelela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D91B09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35EEEC75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F20338" w14:textId="77777777" w:rsidR="0096767A" w:rsidRPr="00961398" w:rsidRDefault="0096767A" w:rsidP="002703E9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725675" w14:textId="77777777" w:rsidR="0096767A" w:rsidRPr="00961398" w:rsidRDefault="0096767A" w:rsidP="002703E9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6B9B8B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483B29EB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05D016" w14:textId="3D33FB79" w:rsidR="0096767A" w:rsidRPr="00B462D1" w:rsidRDefault="00B462D1" w:rsidP="002703E9">
            <w:pPr>
              <w:pStyle w:val="ListParagraph"/>
              <w:ind w:left="145"/>
              <w:rPr>
                <w:rFonts w:ascii="Calibri" w:hAnsi="Calibri" w:cs="Calibri"/>
                <w:sz w:val="20"/>
                <w:szCs w:val="20"/>
              </w:rPr>
            </w:pPr>
            <w:r w:rsidRPr="00B462D1">
              <w:rPr>
                <w:rFonts w:ascii="Calibri" w:hAnsi="Calibri" w:cs="Calibri"/>
                <w:sz w:val="20"/>
                <w:szCs w:val="20"/>
                <w:lang w:val="en-GB"/>
              </w:rPr>
              <w:t>LP2: 8962 Facilitation completed – Formative (section A, B &amp; C) &amp; Summative assessment knowledge questionnaire completed.</w:t>
            </w:r>
          </w:p>
        </w:tc>
      </w:tr>
      <w:tr w:rsidR="0096767A" w:rsidRPr="00DD77D2" w14:paraId="5751DD70" w14:textId="77777777" w:rsidTr="002703E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97ECDE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Ntime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66D5B1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Mpho Nonsikelelo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20C75B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78CE904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D41B23" w14:textId="77777777" w:rsidR="0096767A" w:rsidRPr="00961398" w:rsidRDefault="0096767A" w:rsidP="002703E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961398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220202" w14:textId="77777777" w:rsidR="0096767A" w:rsidRPr="00961398" w:rsidRDefault="0096767A" w:rsidP="002703E9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B3B69B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  <w:p w14:paraId="337134C5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B574E3" w14:textId="44544A26" w:rsidR="0096767A" w:rsidRPr="00B462D1" w:rsidRDefault="00B462D1" w:rsidP="002703E9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B462D1">
              <w:rPr>
                <w:rFonts w:ascii="Calibri" w:hAnsi="Calibri" w:cs="Calibri"/>
                <w:sz w:val="20"/>
                <w:szCs w:val="20"/>
                <w:lang w:val="en-GB"/>
              </w:rPr>
              <w:t>LP2: 8962 Facilitation completed – Formative (section A, B &amp; C) &amp; Summative assessment knowledge questionnaire completed.</w:t>
            </w:r>
          </w:p>
        </w:tc>
      </w:tr>
      <w:tr w:rsidR="0096767A" w:rsidRPr="00DD77D2" w14:paraId="20C7BC1A" w14:textId="77777777" w:rsidTr="002703E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A8FBA2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Shoko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CA6FE9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Phumla Goodness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341370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961398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CDA88B3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BB3324" w14:textId="77777777" w:rsidR="0096767A" w:rsidRPr="00961398" w:rsidRDefault="0096767A" w:rsidP="002703E9">
            <w:pPr>
              <w:jc w:val="center"/>
              <w:rPr>
                <w:rFonts w:ascii="Calibri" w:hAnsi="Calibri" w:cs="Calibri"/>
                <w:lang w:val="en-ZA"/>
              </w:rPr>
            </w:pPr>
            <w:r w:rsidRPr="00961398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A5A626" w14:textId="77777777" w:rsidR="0096767A" w:rsidRPr="00961398" w:rsidRDefault="0096767A" w:rsidP="002703E9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E3D0E1" w14:textId="77777777" w:rsidR="0096767A" w:rsidRPr="00961398" w:rsidRDefault="0096767A" w:rsidP="002703E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1398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55DB38" w14:textId="29431AA9" w:rsidR="0096767A" w:rsidRPr="00B462D1" w:rsidRDefault="00B462D1" w:rsidP="002703E9">
            <w:pPr>
              <w:pStyle w:val="ListParagraph"/>
              <w:ind w:left="145" w:firstLine="3"/>
              <w:rPr>
                <w:rFonts w:ascii="Calibri" w:hAnsi="Calibri" w:cs="Calibri"/>
                <w:sz w:val="20"/>
                <w:szCs w:val="20"/>
              </w:rPr>
            </w:pPr>
            <w:r w:rsidRPr="00B462D1">
              <w:rPr>
                <w:rFonts w:ascii="Calibri" w:hAnsi="Calibri" w:cs="Calibri"/>
                <w:sz w:val="20"/>
                <w:szCs w:val="20"/>
              </w:rPr>
              <w:t>LP2: 8962 Facilitation completed – Formative (section A, B &amp; C) &amp; Summative assessment knowledge questionnaire completed.</w:t>
            </w:r>
          </w:p>
        </w:tc>
      </w:tr>
    </w:tbl>
    <w:p w14:paraId="1546FE12" w14:textId="77777777" w:rsidR="008B6920" w:rsidRPr="0096767A" w:rsidRDefault="008B6920" w:rsidP="0096767A"/>
    <w:sectPr w:rsidR="008B6920" w:rsidRPr="0096767A" w:rsidSect="006B7877">
      <w:head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28E6F" w14:textId="77777777" w:rsidR="006B7877" w:rsidRDefault="006B7877" w:rsidP="00961398">
      <w:r>
        <w:separator/>
      </w:r>
    </w:p>
  </w:endnote>
  <w:endnote w:type="continuationSeparator" w:id="0">
    <w:p w14:paraId="4D4E9855" w14:textId="77777777" w:rsidR="006B7877" w:rsidRDefault="006B7877" w:rsidP="00961398">
      <w:r>
        <w:continuationSeparator/>
      </w:r>
    </w:p>
  </w:endnote>
  <w:endnote w:type="continuationNotice" w:id="1">
    <w:p w14:paraId="627F852D" w14:textId="77777777" w:rsidR="006B7877" w:rsidRDefault="006B78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C08C6" w14:textId="77777777" w:rsidR="006B7877" w:rsidRDefault="006B7877" w:rsidP="00961398">
      <w:r>
        <w:separator/>
      </w:r>
    </w:p>
  </w:footnote>
  <w:footnote w:type="continuationSeparator" w:id="0">
    <w:p w14:paraId="1B187800" w14:textId="77777777" w:rsidR="006B7877" w:rsidRDefault="006B7877" w:rsidP="00961398">
      <w:r>
        <w:continuationSeparator/>
      </w:r>
    </w:p>
  </w:footnote>
  <w:footnote w:type="continuationNotice" w:id="1">
    <w:p w14:paraId="329A9349" w14:textId="77777777" w:rsidR="006B7877" w:rsidRDefault="006B78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A5E30" w14:textId="07DD46DE" w:rsidR="00961398" w:rsidRDefault="00961398">
    <w:pPr>
      <w:pStyle w:val="Header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4EF4556A" wp14:editId="7EAAA555">
          <wp:simplePos x="0" y="0"/>
          <wp:positionH relativeFrom="column">
            <wp:posOffset>-831850</wp:posOffset>
          </wp:positionH>
          <wp:positionV relativeFrom="paragraph">
            <wp:posOffset>-362585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98"/>
    <w:rsid w:val="0014658A"/>
    <w:rsid w:val="001756E1"/>
    <w:rsid w:val="00215C36"/>
    <w:rsid w:val="002503FC"/>
    <w:rsid w:val="00253FF5"/>
    <w:rsid w:val="00261154"/>
    <w:rsid w:val="00272DED"/>
    <w:rsid w:val="002B5D25"/>
    <w:rsid w:val="002E014D"/>
    <w:rsid w:val="0033185D"/>
    <w:rsid w:val="003860B9"/>
    <w:rsid w:val="003B33D0"/>
    <w:rsid w:val="003F513B"/>
    <w:rsid w:val="0041639A"/>
    <w:rsid w:val="00435FB9"/>
    <w:rsid w:val="004B684F"/>
    <w:rsid w:val="005124EE"/>
    <w:rsid w:val="00512E49"/>
    <w:rsid w:val="00512EBB"/>
    <w:rsid w:val="005B2CB7"/>
    <w:rsid w:val="00625C35"/>
    <w:rsid w:val="006B7877"/>
    <w:rsid w:val="007475AE"/>
    <w:rsid w:val="00765F84"/>
    <w:rsid w:val="007C0F96"/>
    <w:rsid w:val="008219E8"/>
    <w:rsid w:val="008409B5"/>
    <w:rsid w:val="0085296C"/>
    <w:rsid w:val="008B6920"/>
    <w:rsid w:val="008E248B"/>
    <w:rsid w:val="00961398"/>
    <w:rsid w:val="00966E36"/>
    <w:rsid w:val="0096767A"/>
    <w:rsid w:val="009F7DC4"/>
    <w:rsid w:val="00A6100A"/>
    <w:rsid w:val="00A81577"/>
    <w:rsid w:val="00AB5BC3"/>
    <w:rsid w:val="00B04629"/>
    <w:rsid w:val="00B15694"/>
    <w:rsid w:val="00B4056A"/>
    <w:rsid w:val="00B428E9"/>
    <w:rsid w:val="00B462D1"/>
    <w:rsid w:val="00B5795E"/>
    <w:rsid w:val="00BF328B"/>
    <w:rsid w:val="00CA047E"/>
    <w:rsid w:val="00D046BC"/>
    <w:rsid w:val="00D23C8B"/>
    <w:rsid w:val="00D34429"/>
    <w:rsid w:val="00D623CB"/>
    <w:rsid w:val="00DA683C"/>
    <w:rsid w:val="00DD77D2"/>
    <w:rsid w:val="00E770DE"/>
    <w:rsid w:val="00E86A23"/>
    <w:rsid w:val="00E9774C"/>
    <w:rsid w:val="00EF0184"/>
    <w:rsid w:val="00FA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CDD64F"/>
  <w15:chartTrackingRefBased/>
  <w15:docId w15:val="{DD6FA1B8-6586-4864-83B9-856BFEB45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39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139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39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39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39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39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39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39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39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39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3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1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39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1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39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1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39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61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398"/>
    <w:rPr>
      <w:b/>
      <w:bCs/>
      <w:smallCaps/>
      <w:color w:val="0F4761" w:themeColor="accent1" w:themeShade="BF"/>
      <w:spacing w:val="5"/>
    </w:rPr>
  </w:style>
  <w:style w:type="table" w:customStyle="1" w:styleId="Style13">
    <w:name w:val="_Style 13"/>
    <w:basedOn w:val="TableNormal"/>
    <w:qFormat/>
    <w:rsid w:val="00961398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13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398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13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1398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3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mhlanga</dc:creator>
  <cp:keywords/>
  <dc:description/>
  <cp:lastModifiedBy>emmanuel mhlanga</cp:lastModifiedBy>
  <cp:revision>43</cp:revision>
  <cp:lastPrinted>2024-04-17T13:05:00Z</cp:lastPrinted>
  <dcterms:created xsi:type="dcterms:W3CDTF">2024-03-20T20:46:00Z</dcterms:created>
  <dcterms:modified xsi:type="dcterms:W3CDTF">2024-04-17T13:05:00Z</dcterms:modified>
</cp:coreProperties>
</file>